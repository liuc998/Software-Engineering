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11731" w14:textId="77777777" w:rsidR="00471B01" w:rsidRPr="00767547" w:rsidRDefault="00471B01" w:rsidP="00DB7968">
      <w:pPr>
        <w:tabs>
          <w:tab w:val="left" w:pos="3708"/>
        </w:tabs>
        <w:jc w:val="both"/>
        <w:rPr>
          <w:lang w:val="it-IT"/>
        </w:rPr>
      </w:pPr>
    </w:p>
    <w:p w14:paraId="2463A7D7" w14:textId="77777777" w:rsidR="00471B01" w:rsidRDefault="00471B01" w:rsidP="0091609C">
      <w:pPr>
        <w:jc w:val="both"/>
      </w:pPr>
    </w:p>
    <w:p w14:paraId="1E2AB24F" w14:textId="77777777" w:rsidR="00471B01" w:rsidRDefault="00471B01" w:rsidP="0091609C">
      <w:pPr>
        <w:jc w:val="both"/>
      </w:pPr>
    </w:p>
    <w:p w14:paraId="670733F3" w14:textId="77777777" w:rsidR="00471B01" w:rsidRDefault="00471B01" w:rsidP="0091609C">
      <w:pPr>
        <w:jc w:val="both"/>
      </w:pPr>
    </w:p>
    <w:p w14:paraId="1A60D469" w14:textId="77777777" w:rsidR="009416B2" w:rsidRPr="002A5DE3" w:rsidRDefault="007762B7" w:rsidP="00FB07A4">
      <w:pPr>
        <w:autoSpaceDE w:val="0"/>
        <w:autoSpaceDN w:val="0"/>
        <w:adjustRightInd w:val="0"/>
        <w:jc w:val="center"/>
        <w:rPr>
          <w:rFonts w:ascii="Cambria" w:hAnsi="Cambria" w:cs="Cambria"/>
          <w:b/>
          <w:color w:val="333399"/>
          <w:sz w:val="64"/>
          <w:szCs w:val="64"/>
          <w14:shadow w14:blurRad="50800" w14:dist="38100" w14:dir="2700000" w14:sx="100000" w14:sy="100000" w14:kx="0" w14:ky="0" w14:algn="tl">
            <w14:srgbClr w14:val="000000">
              <w14:alpha w14:val="60000"/>
            </w14:srgbClr>
          </w14:shadow>
        </w:rPr>
      </w:pPr>
      <w:r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EB4604"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Software Engineering</w:t>
      </w:r>
      <w:r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94511E"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 xml:space="preserve"> </w:t>
      </w:r>
    </w:p>
    <w:p w14:paraId="0FC17F8A" w14:textId="77777777" w:rsidR="009416B2" w:rsidRDefault="00D139F5" w:rsidP="00FB07A4">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C</w:t>
      </w:r>
      <w:r w:rsidR="009416B2">
        <w:rPr>
          <w:rFonts w:ascii="Cambria" w:hAnsi="Cambria" w:cs="Cambria"/>
          <w:b/>
          <w:color w:val="333399"/>
          <w:sz w:val="56"/>
          <w:szCs w:val="56"/>
        </w:rPr>
        <w:t>ourse</w:t>
      </w:r>
    </w:p>
    <w:p w14:paraId="0D4677E0" w14:textId="77777777" w:rsidR="00D139F5" w:rsidRDefault="00374CA7" w:rsidP="00FB07A4">
      <w:pPr>
        <w:autoSpaceDE w:val="0"/>
        <w:autoSpaceDN w:val="0"/>
        <w:adjustRightInd w:val="0"/>
        <w:jc w:val="center"/>
        <w:rPr>
          <w:rFonts w:ascii="Cambria" w:hAnsi="Cambria" w:cs="Cambria"/>
          <w:b/>
          <w:color w:val="333399"/>
          <w:sz w:val="56"/>
          <w:szCs w:val="56"/>
        </w:rPr>
      </w:pPr>
      <w:proofErr w:type="spellStart"/>
      <w:r>
        <w:rPr>
          <w:rFonts w:ascii="Cambria" w:hAnsi="Cambria" w:cs="Cambria"/>
          <w:b/>
          <w:color w:val="333399"/>
          <w:sz w:val="56"/>
          <w:szCs w:val="56"/>
        </w:rPr>
        <w:t>a.a.</w:t>
      </w:r>
      <w:proofErr w:type="spellEnd"/>
      <w:r>
        <w:rPr>
          <w:rFonts w:ascii="Cambria" w:hAnsi="Cambria" w:cs="Cambria"/>
          <w:b/>
          <w:color w:val="333399"/>
          <w:sz w:val="56"/>
          <w:szCs w:val="56"/>
        </w:rPr>
        <w:t xml:space="preserve"> 201</w:t>
      </w:r>
      <w:r w:rsidR="00CA33AE">
        <w:rPr>
          <w:rFonts w:ascii="Cambria" w:hAnsi="Cambria" w:cs="Cambria"/>
          <w:b/>
          <w:color w:val="333399"/>
          <w:sz w:val="56"/>
          <w:szCs w:val="56"/>
        </w:rPr>
        <w:t>9</w:t>
      </w:r>
      <w:r w:rsidR="00BD56BD">
        <w:rPr>
          <w:rFonts w:ascii="Cambria" w:hAnsi="Cambria" w:cs="Cambria"/>
          <w:b/>
          <w:color w:val="333399"/>
          <w:sz w:val="56"/>
          <w:szCs w:val="56"/>
        </w:rPr>
        <w:t>-20</w:t>
      </w:r>
      <w:r w:rsidR="00CA33AE">
        <w:rPr>
          <w:rFonts w:ascii="Cambria" w:hAnsi="Cambria" w:cs="Cambria"/>
          <w:b/>
          <w:color w:val="333399"/>
          <w:sz w:val="56"/>
          <w:szCs w:val="56"/>
        </w:rPr>
        <w:t>20</w:t>
      </w:r>
    </w:p>
    <w:p w14:paraId="63717C54" w14:textId="77777777" w:rsidR="008A4412" w:rsidRPr="00CA33AE" w:rsidRDefault="008A4412" w:rsidP="00CA33AE">
      <w:pPr>
        <w:autoSpaceDE w:val="0"/>
        <w:autoSpaceDN w:val="0"/>
        <w:adjustRightInd w:val="0"/>
        <w:rPr>
          <w:rFonts w:ascii="Cambria" w:hAnsi="Cambria" w:cs="Cambria"/>
          <w:b/>
          <w:color w:val="333399"/>
          <w:sz w:val="40"/>
          <w:szCs w:val="56"/>
        </w:rPr>
      </w:pPr>
      <w:bookmarkStart w:id="0" w:name="_Hlk496605324"/>
    </w:p>
    <w:bookmarkEnd w:id="0"/>
    <w:p w14:paraId="13BB85F3" w14:textId="77777777" w:rsidR="008D19AF" w:rsidRDefault="008D19AF" w:rsidP="00FB07A4">
      <w:pPr>
        <w:autoSpaceDE w:val="0"/>
        <w:autoSpaceDN w:val="0"/>
        <w:adjustRightInd w:val="0"/>
        <w:jc w:val="center"/>
        <w:rPr>
          <w:rFonts w:ascii="Cambria" w:hAnsi="Cambria" w:cs="Cambria"/>
          <w:b/>
          <w:color w:val="333399"/>
          <w:sz w:val="56"/>
          <w:szCs w:val="56"/>
        </w:rPr>
      </w:pPr>
    </w:p>
    <w:p w14:paraId="1C0E702E" w14:textId="77777777" w:rsidR="009416B2" w:rsidRPr="00261CCF" w:rsidRDefault="009416B2" w:rsidP="00261CCF">
      <w:pPr>
        <w:autoSpaceDE w:val="0"/>
        <w:autoSpaceDN w:val="0"/>
        <w:adjustRightInd w:val="0"/>
        <w:jc w:val="center"/>
        <w:rPr>
          <w:rFonts w:ascii="Cambria" w:hAnsi="Cambria" w:cs="Cambria"/>
          <w:b/>
          <w:color w:val="333399"/>
          <w:sz w:val="32"/>
          <w:szCs w:val="56"/>
        </w:rPr>
      </w:pPr>
      <w:r w:rsidRPr="009416B2">
        <w:rPr>
          <w:rFonts w:ascii="Cambria" w:hAnsi="Cambria" w:cs="Cambria"/>
          <w:b/>
          <w:color w:val="333399"/>
          <w:sz w:val="32"/>
          <w:szCs w:val="56"/>
        </w:rPr>
        <w:t xml:space="preserve">Lecturer: </w:t>
      </w:r>
      <w:r w:rsidR="00C442B2">
        <w:rPr>
          <w:rFonts w:ascii="Cambria" w:hAnsi="Cambria" w:cs="Cambria"/>
          <w:b/>
          <w:color w:val="333399"/>
          <w:sz w:val="32"/>
          <w:szCs w:val="56"/>
        </w:rPr>
        <w:t xml:space="preserve">Prof. </w:t>
      </w:r>
      <w:r w:rsidRPr="009416B2">
        <w:rPr>
          <w:rFonts w:ascii="Cambria" w:hAnsi="Cambria" w:cs="Cambria"/>
          <w:b/>
          <w:color w:val="333399"/>
          <w:sz w:val="32"/>
          <w:szCs w:val="56"/>
        </w:rPr>
        <w:t xml:space="preserve">Henry </w:t>
      </w:r>
      <w:proofErr w:type="spellStart"/>
      <w:r w:rsidRPr="009416B2">
        <w:rPr>
          <w:rFonts w:ascii="Cambria" w:hAnsi="Cambria" w:cs="Cambria"/>
          <w:b/>
          <w:color w:val="333399"/>
          <w:sz w:val="32"/>
          <w:szCs w:val="56"/>
        </w:rPr>
        <w:t>Muccini</w:t>
      </w:r>
      <w:proofErr w:type="spellEnd"/>
      <w:r w:rsidRPr="009416B2">
        <w:rPr>
          <w:rFonts w:ascii="Cambria" w:hAnsi="Cambria" w:cs="Cambria"/>
          <w:b/>
          <w:color w:val="333399"/>
          <w:sz w:val="32"/>
          <w:szCs w:val="56"/>
        </w:rPr>
        <w:t xml:space="preserve"> (henry.muccini@univaq.it)</w:t>
      </w:r>
    </w:p>
    <w:p w14:paraId="70F25153" w14:textId="77777777" w:rsidR="007762B7" w:rsidRDefault="007762B7" w:rsidP="00FB07A4">
      <w:pPr>
        <w:autoSpaceDE w:val="0"/>
        <w:autoSpaceDN w:val="0"/>
        <w:adjustRightInd w:val="0"/>
        <w:jc w:val="center"/>
        <w:rPr>
          <w:rFonts w:ascii="Cambria" w:hAnsi="Cambria" w:cs="Cambria"/>
          <w:b/>
          <w:color w:val="333399"/>
          <w:sz w:val="56"/>
          <w:szCs w:val="56"/>
        </w:rPr>
      </w:pPr>
    </w:p>
    <w:p w14:paraId="1B26DB56" w14:textId="77777777" w:rsidR="00CA33AE" w:rsidRPr="00993BC3" w:rsidRDefault="00993BC3" w:rsidP="00374CA7">
      <w:pPr>
        <w:autoSpaceDE w:val="0"/>
        <w:autoSpaceDN w:val="0"/>
        <w:adjustRightInd w:val="0"/>
        <w:jc w:val="center"/>
        <w:rPr>
          <w:rFonts w:ascii="Cambria" w:hAnsi="Cambria" w:cs="Cambria"/>
          <w:b/>
          <w:color w:val="FF0000"/>
          <w:sz w:val="56"/>
          <w:szCs w:val="56"/>
          <w:lang w:val="en-GB"/>
        </w:rPr>
      </w:pPr>
      <w:r w:rsidRPr="00993BC3">
        <w:rPr>
          <w:rFonts w:ascii="Cambria" w:hAnsi="Cambria" w:cs="Cambria"/>
          <w:b/>
          <w:color w:val="FF0000"/>
          <w:sz w:val="56"/>
          <w:szCs w:val="56"/>
          <w:lang w:val="en-GB"/>
        </w:rPr>
        <w:t xml:space="preserve">&lt;5, </w:t>
      </w:r>
      <w:proofErr w:type="spellStart"/>
      <w:r w:rsidRPr="00993BC3">
        <w:rPr>
          <w:rFonts w:ascii="Cambria" w:hAnsi="Cambria" w:cs="Cambria"/>
          <w:b/>
          <w:color w:val="FF0000"/>
          <w:sz w:val="56"/>
          <w:szCs w:val="56"/>
          <w:lang w:val="en-GB"/>
        </w:rPr>
        <w:t>Portami</w:t>
      </w:r>
      <w:proofErr w:type="spellEnd"/>
      <w:r w:rsidRPr="00993BC3">
        <w:rPr>
          <w:rFonts w:ascii="Cambria" w:hAnsi="Cambria" w:cs="Cambria"/>
          <w:b/>
          <w:color w:val="FF0000"/>
          <w:sz w:val="56"/>
          <w:szCs w:val="56"/>
          <w:lang w:val="en-GB"/>
        </w:rPr>
        <w:t xml:space="preserve"> a </w:t>
      </w:r>
      <w:proofErr w:type="spellStart"/>
      <w:r w:rsidRPr="00993BC3">
        <w:rPr>
          <w:rFonts w:ascii="Cambria" w:hAnsi="Cambria" w:cs="Cambria"/>
          <w:b/>
          <w:color w:val="FF0000"/>
          <w:sz w:val="56"/>
          <w:szCs w:val="56"/>
          <w:lang w:val="en-GB"/>
        </w:rPr>
        <w:t>Destinazione</w:t>
      </w:r>
      <w:proofErr w:type="spellEnd"/>
      <w:r w:rsidRPr="00993BC3">
        <w:rPr>
          <w:rFonts w:ascii="Cambria" w:hAnsi="Cambria" w:cs="Cambria"/>
          <w:b/>
          <w:color w:val="FF0000"/>
          <w:sz w:val="56"/>
          <w:szCs w:val="56"/>
          <w:lang w:val="en-GB"/>
        </w:rPr>
        <w:t>&gt;</w:t>
      </w:r>
    </w:p>
    <w:p w14:paraId="3CB92139" w14:textId="77777777" w:rsidR="00993BC3" w:rsidRPr="00471B01" w:rsidRDefault="00993BC3" w:rsidP="00374CA7">
      <w:pPr>
        <w:autoSpaceDE w:val="0"/>
        <w:autoSpaceDN w:val="0"/>
        <w:adjustRightInd w:val="0"/>
        <w:jc w:val="center"/>
        <w:rPr>
          <w:rFonts w:ascii="Cambria" w:hAnsi="Cambria" w:cs="Cambria"/>
          <w:color w:val="333399"/>
          <w:sz w:val="56"/>
          <w:szCs w:val="56"/>
        </w:rPr>
      </w:pPr>
    </w:p>
    <w:tbl>
      <w:tblPr>
        <w:tblW w:w="0" w:type="auto"/>
        <w:tblLook w:val="01E0" w:firstRow="1" w:lastRow="1" w:firstColumn="1" w:lastColumn="1" w:noHBand="0" w:noVBand="0"/>
      </w:tblPr>
      <w:tblGrid>
        <w:gridCol w:w="2185"/>
        <w:gridCol w:w="6445"/>
      </w:tblGrid>
      <w:tr w:rsidR="00D139F5" w:rsidRPr="00803511" w14:paraId="1C07EC08" w14:textId="77777777" w:rsidTr="007D5861">
        <w:tc>
          <w:tcPr>
            <w:tcW w:w="2214" w:type="dxa"/>
            <w:tcBorders>
              <w:top w:val="single" w:sz="4" w:space="0" w:color="auto"/>
              <w:left w:val="single" w:sz="4" w:space="0" w:color="auto"/>
              <w:bottom w:val="single" w:sz="4" w:space="0" w:color="auto"/>
              <w:right w:val="single" w:sz="4" w:space="0" w:color="auto"/>
            </w:tcBorders>
          </w:tcPr>
          <w:p w14:paraId="253C5D47"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17D330E8" w14:textId="77777777" w:rsidR="00D139F5" w:rsidRPr="00D139F5" w:rsidRDefault="00D139F5" w:rsidP="00D139F5">
            <w:pPr>
              <w:autoSpaceDE w:val="0"/>
              <w:autoSpaceDN w:val="0"/>
              <w:adjustRightInd w:val="0"/>
              <w:jc w:val="both"/>
              <w:rPr>
                <w:rFonts w:ascii="Arial" w:hAnsi="Arial" w:cs="Arial"/>
                <w:color w:val="333399"/>
                <w:szCs w:val="20"/>
              </w:rPr>
            </w:pPr>
            <w:r w:rsidRPr="00D139F5">
              <w:rPr>
                <w:rFonts w:ascii="Arial" w:hAnsi="Arial" w:cs="Arial"/>
                <w:color w:val="333399"/>
                <w:szCs w:val="20"/>
              </w:rPr>
              <w:t>&lt;</w:t>
            </w:r>
            <w:r w:rsidR="002D64A2">
              <w:rPr>
                <w:rFonts w:ascii="Arial" w:hAnsi="Arial" w:cs="Arial"/>
                <w:color w:val="333399"/>
                <w:szCs w:val="20"/>
              </w:rPr>
              <w:t>05</w:t>
            </w:r>
            <w:r w:rsidRPr="00D139F5">
              <w:rPr>
                <w:rFonts w:ascii="Arial" w:hAnsi="Arial" w:cs="Arial"/>
                <w:color w:val="333399"/>
                <w:szCs w:val="20"/>
              </w:rPr>
              <w:t>/</w:t>
            </w:r>
            <w:r w:rsidR="002D64A2">
              <w:rPr>
                <w:rFonts w:ascii="Arial" w:hAnsi="Arial" w:cs="Arial"/>
                <w:color w:val="333399"/>
                <w:szCs w:val="20"/>
              </w:rPr>
              <w:t>12</w:t>
            </w:r>
            <w:r w:rsidRPr="00D139F5">
              <w:rPr>
                <w:rFonts w:ascii="Arial" w:hAnsi="Arial" w:cs="Arial"/>
                <w:color w:val="333399"/>
                <w:szCs w:val="20"/>
              </w:rPr>
              <w:t>/</w:t>
            </w:r>
            <w:r w:rsidR="002D64A2">
              <w:rPr>
                <w:rFonts w:ascii="Arial" w:hAnsi="Arial" w:cs="Arial"/>
                <w:color w:val="333399"/>
                <w:szCs w:val="20"/>
              </w:rPr>
              <w:t>2019</w:t>
            </w:r>
            <w:r w:rsidRPr="00D139F5">
              <w:rPr>
                <w:rFonts w:ascii="Arial" w:hAnsi="Arial" w:cs="Arial"/>
                <w:color w:val="333399"/>
                <w:szCs w:val="20"/>
              </w:rPr>
              <w:t>&gt;</w:t>
            </w:r>
          </w:p>
        </w:tc>
      </w:tr>
      <w:tr w:rsidR="00D139F5" w:rsidRPr="00D139F5" w14:paraId="68482E18" w14:textId="77777777" w:rsidTr="008B4FA7">
        <w:tc>
          <w:tcPr>
            <w:tcW w:w="2214" w:type="dxa"/>
            <w:tcBorders>
              <w:top w:val="single" w:sz="4" w:space="0" w:color="auto"/>
              <w:left w:val="single" w:sz="4" w:space="0" w:color="auto"/>
              <w:bottom w:val="single" w:sz="4" w:space="0" w:color="auto"/>
              <w:right w:val="single" w:sz="4" w:space="0" w:color="auto"/>
            </w:tcBorders>
          </w:tcPr>
          <w:p w14:paraId="76F6A7C6"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6F8F51F6" w14:textId="77777777" w:rsidR="00D139F5" w:rsidRPr="00D139F5" w:rsidRDefault="009F5C7C" w:rsidP="00D139F5">
            <w:pPr>
              <w:autoSpaceDE w:val="0"/>
              <w:autoSpaceDN w:val="0"/>
              <w:adjustRightInd w:val="0"/>
              <w:jc w:val="both"/>
              <w:rPr>
                <w:rFonts w:ascii="Arial" w:hAnsi="Arial" w:cs="Arial"/>
                <w:color w:val="333399"/>
                <w:szCs w:val="20"/>
                <w:lang w:val="it-IT"/>
              </w:rPr>
            </w:pPr>
            <w:r>
              <w:rPr>
                <w:rFonts w:ascii="Arial" w:hAnsi="Arial" w:cs="Arial"/>
                <w:color w:val="333399"/>
                <w:szCs w:val="20"/>
                <w:lang w:val="it-IT"/>
              </w:rPr>
              <w:t xml:space="preserve">Documento </w:t>
            </w:r>
            <w:r w:rsidR="002D64A2">
              <w:rPr>
                <w:rFonts w:ascii="Arial" w:hAnsi="Arial" w:cs="Arial"/>
                <w:color w:val="333399"/>
                <w:szCs w:val="20"/>
                <w:lang w:val="it-IT"/>
              </w:rPr>
              <w:t>Iniziale</w:t>
            </w:r>
            <w:r>
              <w:rPr>
                <w:rFonts w:ascii="Arial" w:hAnsi="Arial" w:cs="Arial"/>
                <w:color w:val="333399"/>
                <w:szCs w:val="20"/>
                <w:lang w:val="it-IT"/>
              </w:rPr>
              <w:t xml:space="preserve"> – D</w:t>
            </w:r>
            <w:r w:rsidR="002D64A2">
              <w:rPr>
                <w:rFonts w:ascii="Arial" w:hAnsi="Arial" w:cs="Arial"/>
                <w:color w:val="333399"/>
                <w:szCs w:val="20"/>
                <w:lang w:val="it-IT"/>
              </w:rPr>
              <w:t>1</w:t>
            </w:r>
          </w:p>
        </w:tc>
      </w:tr>
      <w:tr w:rsidR="00D139F5" w:rsidRPr="00803511" w14:paraId="312E1D4B" w14:textId="77777777" w:rsidTr="00407EAD">
        <w:tc>
          <w:tcPr>
            <w:tcW w:w="2214" w:type="dxa"/>
            <w:tcBorders>
              <w:top w:val="single" w:sz="4" w:space="0" w:color="auto"/>
              <w:left w:val="single" w:sz="4" w:space="0" w:color="auto"/>
              <w:bottom w:val="single" w:sz="4" w:space="0" w:color="auto"/>
              <w:right w:val="single" w:sz="4" w:space="0" w:color="auto"/>
            </w:tcBorders>
          </w:tcPr>
          <w:p w14:paraId="341D45EE"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621094EC" w14:textId="77777777" w:rsidR="00D139F5" w:rsidRPr="00D139F5" w:rsidRDefault="002D64A2" w:rsidP="00803511">
            <w:pPr>
              <w:autoSpaceDE w:val="0"/>
              <w:autoSpaceDN w:val="0"/>
              <w:adjustRightInd w:val="0"/>
              <w:jc w:val="both"/>
              <w:rPr>
                <w:rFonts w:ascii="Arial" w:hAnsi="Arial" w:cs="Arial"/>
                <w:color w:val="333399"/>
                <w:szCs w:val="20"/>
              </w:rPr>
            </w:pPr>
            <w:proofErr w:type="spellStart"/>
            <w:r>
              <w:rPr>
                <w:rFonts w:ascii="Arial" w:hAnsi="Arial" w:cs="Arial"/>
                <w:color w:val="333399"/>
                <w:szCs w:val="20"/>
              </w:rPr>
              <w:t>NewBie</w:t>
            </w:r>
            <w:proofErr w:type="spellEnd"/>
            <w:r>
              <w:rPr>
                <w:rFonts w:ascii="Arial" w:hAnsi="Arial" w:cs="Arial"/>
                <w:color w:val="333399"/>
                <w:szCs w:val="20"/>
              </w:rPr>
              <w:t xml:space="preserve"> Team</w:t>
            </w:r>
          </w:p>
        </w:tc>
      </w:tr>
    </w:tbl>
    <w:p w14:paraId="51268DE0" w14:textId="77777777" w:rsidR="00471B01" w:rsidRDefault="00471B01" w:rsidP="0091609C">
      <w:pPr>
        <w:jc w:val="both"/>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6"/>
        <w:gridCol w:w="1815"/>
        <w:gridCol w:w="4486"/>
      </w:tblGrid>
      <w:tr w:rsidR="00946403" w:rsidRPr="00803511" w14:paraId="42EBF8B7" w14:textId="77777777" w:rsidTr="00803511">
        <w:tc>
          <w:tcPr>
            <w:tcW w:w="8857" w:type="dxa"/>
            <w:gridSpan w:val="3"/>
          </w:tcPr>
          <w:p w14:paraId="4F1DBD17" w14:textId="77777777" w:rsidR="00946403" w:rsidRPr="00A36BED" w:rsidRDefault="00946403" w:rsidP="00803511">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946403" w:rsidRPr="00803511" w14:paraId="596624DC" w14:textId="77777777" w:rsidTr="0087221B">
        <w:tc>
          <w:tcPr>
            <w:tcW w:w="2556" w:type="dxa"/>
          </w:tcPr>
          <w:p w14:paraId="71B16AC1"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sidR="00D139F5">
              <w:rPr>
                <w:rFonts w:ascii="Arial" w:hAnsi="Arial" w:cs="Arial"/>
                <w:b/>
                <w:color w:val="333399"/>
                <w:szCs w:val="20"/>
              </w:rPr>
              <w:t xml:space="preserve"> &amp; Surname</w:t>
            </w:r>
          </w:p>
        </w:tc>
        <w:tc>
          <w:tcPr>
            <w:tcW w:w="1815" w:type="dxa"/>
          </w:tcPr>
          <w:p w14:paraId="3E596BFE" w14:textId="77777777" w:rsidR="00946403" w:rsidRPr="00A36BED" w:rsidRDefault="00D139F5" w:rsidP="00803511">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00946403" w:rsidRPr="00A36BED">
              <w:rPr>
                <w:rFonts w:ascii="Arial" w:hAnsi="Arial" w:cs="Arial"/>
                <w:b/>
                <w:color w:val="333399"/>
                <w:szCs w:val="20"/>
              </w:rPr>
              <w:t xml:space="preserve"> Number</w:t>
            </w:r>
          </w:p>
        </w:tc>
        <w:tc>
          <w:tcPr>
            <w:tcW w:w="4486" w:type="dxa"/>
          </w:tcPr>
          <w:p w14:paraId="0790CF1C"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946403" w:rsidRPr="00803511" w14:paraId="60C2595E" w14:textId="77777777" w:rsidTr="0087221B">
        <w:tc>
          <w:tcPr>
            <w:tcW w:w="2556" w:type="dxa"/>
          </w:tcPr>
          <w:p w14:paraId="3EA0F4E6" w14:textId="77777777" w:rsidR="00946403" w:rsidRPr="00BD00FA" w:rsidRDefault="002D64A2" w:rsidP="00803511">
            <w:pPr>
              <w:autoSpaceDE w:val="0"/>
              <w:autoSpaceDN w:val="0"/>
              <w:adjustRightInd w:val="0"/>
              <w:jc w:val="both"/>
              <w:rPr>
                <w:rFonts w:ascii="Arial" w:hAnsi="Arial" w:cs="Arial"/>
                <w:b/>
                <w:color w:val="333399"/>
                <w:sz w:val="28"/>
                <w:szCs w:val="28"/>
              </w:rPr>
            </w:pPr>
            <w:r w:rsidRPr="0095318A">
              <w:rPr>
                <w:rFonts w:ascii="Arial" w:hAnsi="Arial" w:cs="Arial"/>
                <w:color w:val="333399"/>
                <w:sz w:val="28"/>
                <w:szCs w:val="28"/>
              </w:rPr>
              <w:t xml:space="preserve">Luca Di </w:t>
            </w:r>
            <w:proofErr w:type="spellStart"/>
            <w:r w:rsidRPr="0095318A">
              <w:rPr>
                <w:rFonts w:ascii="Arial" w:hAnsi="Arial" w:cs="Arial"/>
                <w:color w:val="333399"/>
                <w:sz w:val="28"/>
                <w:szCs w:val="28"/>
              </w:rPr>
              <w:t>Laudo</w:t>
            </w:r>
            <w:proofErr w:type="spellEnd"/>
          </w:p>
        </w:tc>
        <w:tc>
          <w:tcPr>
            <w:tcW w:w="1815" w:type="dxa"/>
          </w:tcPr>
          <w:p w14:paraId="3FDFE163" w14:textId="77777777" w:rsidR="00946403" w:rsidRPr="00BD00FA" w:rsidRDefault="002D64A2"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248444</w:t>
            </w:r>
          </w:p>
        </w:tc>
        <w:tc>
          <w:tcPr>
            <w:tcW w:w="4486" w:type="dxa"/>
          </w:tcPr>
          <w:p w14:paraId="0AD677E6" w14:textId="77777777" w:rsidR="00946403" w:rsidRPr="00BD00FA" w:rsidRDefault="002D64A2"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luca.dilaudo@student.univaq.it</w:t>
            </w:r>
          </w:p>
        </w:tc>
      </w:tr>
      <w:tr w:rsidR="00946403" w:rsidRPr="00803511" w14:paraId="7AE8A5DE" w14:textId="77777777" w:rsidTr="0087221B">
        <w:tc>
          <w:tcPr>
            <w:tcW w:w="2556" w:type="dxa"/>
          </w:tcPr>
          <w:p w14:paraId="1AEB4870" w14:textId="77777777" w:rsidR="00946403" w:rsidRPr="00BD00FA" w:rsidRDefault="002D64A2" w:rsidP="00803511">
            <w:pPr>
              <w:autoSpaceDE w:val="0"/>
              <w:autoSpaceDN w:val="0"/>
              <w:adjustRightInd w:val="0"/>
              <w:jc w:val="both"/>
              <w:rPr>
                <w:rFonts w:ascii="Arial" w:hAnsi="Arial" w:cs="Arial"/>
                <w:color w:val="333399"/>
                <w:sz w:val="28"/>
                <w:szCs w:val="28"/>
              </w:rPr>
            </w:pPr>
            <w:r>
              <w:rPr>
                <w:rFonts w:ascii="Arial" w:hAnsi="Arial" w:cs="Arial"/>
                <w:color w:val="333399"/>
                <w:sz w:val="28"/>
                <w:szCs w:val="28"/>
              </w:rPr>
              <w:t>Mattia Masci</w:t>
            </w:r>
          </w:p>
        </w:tc>
        <w:tc>
          <w:tcPr>
            <w:tcW w:w="1815" w:type="dxa"/>
          </w:tcPr>
          <w:p w14:paraId="4F46A9A2"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244146</w:t>
            </w:r>
          </w:p>
        </w:tc>
        <w:tc>
          <w:tcPr>
            <w:tcW w:w="4486" w:type="dxa"/>
          </w:tcPr>
          <w:p w14:paraId="64E6877D"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mattia.masci@student.univaq.it</w:t>
            </w:r>
          </w:p>
        </w:tc>
      </w:tr>
      <w:tr w:rsidR="00946403" w:rsidRPr="00803511" w14:paraId="181E6584" w14:textId="77777777" w:rsidTr="0087221B">
        <w:tc>
          <w:tcPr>
            <w:tcW w:w="2556" w:type="dxa"/>
          </w:tcPr>
          <w:p w14:paraId="4A301F39" w14:textId="77777777" w:rsidR="00946403" w:rsidRPr="00BD00FA" w:rsidRDefault="0095318A" w:rsidP="00803511">
            <w:pPr>
              <w:autoSpaceDE w:val="0"/>
              <w:autoSpaceDN w:val="0"/>
              <w:adjustRightInd w:val="0"/>
              <w:jc w:val="both"/>
              <w:rPr>
                <w:rFonts w:ascii="Arial" w:hAnsi="Arial" w:cs="Arial"/>
                <w:color w:val="333399"/>
                <w:sz w:val="28"/>
                <w:szCs w:val="28"/>
              </w:rPr>
            </w:pPr>
            <w:r>
              <w:rPr>
                <w:rFonts w:ascii="Arial" w:hAnsi="Arial" w:cs="Arial"/>
                <w:color w:val="333399"/>
                <w:sz w:val="28"/>
                <w:szCs w:val="28"/>
              </w:rPr>
              <w:t>Giovanni Gemini</w:t>
            </w:r>
          </w:p>
        </w:tc>
        <w:tc>
          <w:tcPr>
            <w:tcW w:w="1815" w:type="dxa"/>
          </w:tcPr>
          <w:p w14:paraId="332AA500"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241972</w:t>
            </w:r>
          </w:p>
        </w:tc>
        <w:tc>
          <w:tcPr>
            <w:tcW w:w="4486" w:type="dxa"/>
          </w:tcPr>
          <w:p w14:paraId="0608BBEF"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giovanni.gemini@student.univaq.it</w:t>
            </w:r>
          </w:p>
        </w:tc>
      </w:tr>
    </w:tbl>
    <w:p w14:paraId="61293A70" w14:textId="77777777" w:rsidR="00CA33AE" w:rsidRDefault="00CA33AE" w:rsidP="0047226A">
      <w:pPr>
        <w:jc w:val="center"/>
        <w:rPr>
          <w:rFonts w:ascii="Cambria" w:hAnsi="Cambria"/>
          <w:noProof/>
          <w:color w:val="17365D"/>
          <w:spacing w:val="5"/>
          <w:kern w:val="28"/>
          <w:sz w:val="52"/>
          <w:szCs w:val="52"/>
        </w:rPr>
      </w:pPr>
    </w:p>
    <w:p w14:paraId="05B3D174" w14:textId="77777777" w:rsidR="0087221B" w:rsidRDefault="0087221B" w:rsidP="00CA33AE">
      <w:pPr>
        <w:pStyle w:val="Titolo"/>
        <w:rPr>
          <w:noProof/>
        </w:rPr>
      </w:pPr>
    </w:p>
    <w:p w14:paraId="224659CD" w14:textId="77777777" w:rsidR="00A52D1C" w:rsidRDefault="00A52D1C" w:rsidP="00CA33AE">
      <w:pPr>
        <w:pStyle w:val="Titolo"/>
        <w:rPr>
          <w:ins w:id="1" w:author="Mattia Masci" w:date="2019-12-22T21:19:00Z"/>
          <w:noProof/>
        </w:rPr>
      </w:pPr>
    </w:p>
    <w:p w14:paraId="5E76FECB" w14:textId="632F225E" w:rsidR="00E75697" w:rsidRDefault="00E75697" w:rsidP="00CA33AE">
      <w:pPr>
        <w:pStyle w:val="Titolo"/>
        <w:rPr>
          <w:noProof/>
        </w:rPr>
      </w:pPr>
      <w:r w:rsidRPr="008A4412">
        <w:rPr>
          <w:noProof/>
        </w:rPr>
        <w:lastRenderedPageBreak/>
        <w:t>Table of Contents of this deliverable</w:t>
      </w:r>
    </w:p>
    <w:p w14:paraId="16199FAB" w14:textId="77777777" w:rsidR="00C75C4A" w:rsidRDefault="00C75C4A" w:rsidP="00C75C4A">
      <w:pPr>
        <w:pStyle w:val="Standard"/>
        <w:spacing w:after="300"/>
        <w:rPr>
          <w:rFonts w:ascii="Helvetica" w:hAnsi="Helvetica" w:cs="Times New Roman"/>
          <w:color w:val="17365D"/>
          <w:spacing w:val="5"/>
          <w:sz w:val="28"/>
          <w:lang w:val="en-US"/>
        </w:rPr>
      </w:pPr>
      <w:proofErr w:type="spellStart"/>
      <w:r>
        <w:rPr>
          <w:rFonts w:ascii="Helvetica" w:hAnsi="Helvetica" w:cs="Times New Roman"/>
          <w:color w:val="17365D"/>
          <w:spacing w:val="5"/>
          <w:sz w:val="28"/>
          <w:lang w:val="en-US"/>
        </w:rPr>
        <w:t>Sommario</w:t>
      </w:r>
      <w:proofErr w:type="spellEnd"/>
      <w:r>
        <w:rPr>
          <w:rFonts w:ascii="Helvetica" w:hAnsi="Helvetica" w:cs="Times New Roman"/>
          <w:color w:val="17365D"/>
          <w:spacing w:val="5"/>
          <w:sz w:val="28"/>
          <w:lang w:val="en-US"/>
        </w:rPr>
        <w:t>:</w:t>
      </w:r>
    </w:p>
    <w:p w14:paraId="700F2881" w14:textId="77777777" w:rsidR="00C75C4A" w:rsidRPr="008B3D43" w:rsidRDefault="00C75C4A" w:rsidP="0044129E">
      <w:pPr>
        <w:pStyle w:val="Standard"/>
        <w:spacing w:after="300" w:line="276" w:lineRule="auto"/>
        <w:rPr>
          <w:rFonts w:asciiTheme="majorHAnsi" w:hAnsiTheme="majorHAnsi"/>
          <w:lang w:val="en-US"/>
        </w:rPr>
      </w:pPr>
      <w:r w:rsidRPr="008B3D43">
        <w:rPr>
          <w:rFonts w:asciiTheme="majorHAnsi" w:hAnsiTheme="majorHAnsi" w:cs="Times New Roman"/>
          <w:color w:val="17365D"/>
          <w:spacing w:val="5"/>
          <w:lang w:val="en-US"/>
        </w:rPr>
        <w:t xml:space="preserve">          List of Challenging/Risky Requirements or tasks…………………</w:t>
      </w:r>
      <w:r w:rsidR="00504DD6" w:rsidRPr="008B3D43">
        <w:rPr>
          <w:rFonts w:asciiTheme="majorHAnsi" w:hAnsiTheme="majorHAnsi" w:cs="Times New Roman"/>
          <w:color w:val="17365D"/>
          <w:spacing w:val="5"/>
          <w:lang w:val="en-US"/>
        </w:rPr>
        <w:t>……………3</w:t>
      </w:r>
    </w:p>
    <w:p w14:paraId="1091BE59" w14:textId="7FEFC54A" w:rsidR="00A049C2"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lang w:val="en-US"/>
        </w:rPr>
        <w:t xml:space="preserve">    </w:t>
      </w:r>
      <w:r w:rsidRPr="008B3D43">
        <w:rPr>
          <w:rFonts w:asciiTheme="majorHAnsi" w:hAnsiTheme="majorHAnsi" w:cs="Times New Roman"/>
          <w:color w:val="17365D"/>
          <w:spacing w:val="5"/>
        </w:rPr>
        <w:t>A    Stato dell’Arte………</w:t>
      </w:r>
      <w:proofErr w:type="gramStart"/>
      <w:r w:rsidR="008B3D43">
        <w:rPr>
          <w:rFonts w:asciiTheme="majorHAnsi" w:hAnsiTheme="majorHAnsi" w:cs="Times New Roman"/>
          <w:color w:val="17365D"/>
          <w:spacing w:val="5"/>
        </w:rPr>
        <w:t>…….</w:t>
      </w:r>
      <w:proofErr w:type="gramEnd"/>
      <w:r w:rsidRPr="008B3D43">
        <w:rPr>
          <w:rFonts w:asciiTheme="majorHAnsi" w:hAnsiTheme="majorHAnsi" w:cs="Times New Roman"/>
          <w:color w:val="17365D"/>
          <w:spacing w:val="5"/>
        </w:rPr>
        <w:t>…………………………</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504DD6" w:rsidRPr="008B3D43">
        <w:rPr>
          <w:rFonts w:asciiTheme="majorHAnsi" w:hAnsiTheme="majorHAnsi" w:cs="Times New Roman"/>
          <w:color w:val="17365D"/>
          <w:spacing w:val="5"/>
        </w:rPr>
        <w:t>................</w:t>
      </w:r>
      <w:r w:rsidR="00585B5D" w:rsidRPr="008B3D43">
        <w:rPr>
          <w:rFonts w:asciiTheme="majorHAnsi" w:hAnsiTheme="majorHAnsi" w:cs="Times New Roman"/>
          <w:color w:val="17365D"/>
          <w:spacing w:val="5"/>
        </w:rPr>
        <w:t>.</w:t>
      </w:r>
      <w:ins w:id="2" w:author="Mattia Masci" w:date="2019-12-22T21:20:00Z">
        <w:r w:rsidR="00A52D1C">
          <w:rPr>
            <w:rFonts w:asciiTheme="majorHAnsi" w:hAnsiTheme="majorHAnsi" w:cs="Times New Roman"/>
            <w:color w:val="17365D"/>
            <w:spacing w:val="5"/>
          </w:rPr>
          <w:t>5</w:t>
        </w:r>
      </w:ins>
      <w:del w:id="3" w:author="Mattia Masci" w:date="2019-12-22T21:20:00Z">
        <w:r w:rsidR="00585B5D" w:rsidRPr="008B3D43" w:rsidDel="00A52D1C">
          <w:rPr>
            <w:rFonts w:asciiTheme="majorHAnsi" w:hAnsiTheme="majorHAnsi" w:cs="Times New Roman"/>
            <w:color w:val="17365D"/>
            <w:spacing w:val="5"/>
          </w:rPr>
          <w:delText>4</w:delText>
        </w:r>
      </w:del>
    </w:p>
    <w:p w14:paraId="42401BF2" w14:textId="2C70B473" w:rsidR="00C75C4A" w:rsidRPr="008B3D43" w:rsidRDefault="00A049C2" w:rsidP="00DF0AD3">
      <w:pPr>
        <w:pStyle w:val="Standard"/>
        <w:spacing w:after="300"/>
        <w:rPr>
          <w:rFonts w:asciiTheme="majorHAnsi" w:hAnsiTheme="majorHAnsi"/>
        </w:rPr>
      </w:pPr>
      <w:r w:rsidRPr="008B3D43">
        <w:rPr>
          <w:rFonts w:asciiTheme="majorHAnsi" w:hAnsiTheme="majorHAnsi" w:cs="Times New Roman"/>
          <w:color w:val="17365D"/>
          <w:spacing w:val="5"/>
        </w:rPr>
        <w:t xml:space="preserve">    </w:t>
      </w:r>
      <w:r w:rsidR="00C75C4A" w:rsidRPr="008B3D43">
        <w:rPr>
          <w:rFonts w:asciiTheme="majorHAnsi" w:hAnsiTheme="majorHAnsi" w:cs="Times New Roman"/>
          <w:color w:val="17365D"/>
          <w:spacing w:val="5"/>
        </w:rPr>
        <w:t xml:space="preserve">B </w:t>
      </w:r>
      <w:r w:rsidR="00C75C4A" w:rsidRPr="008B3D43">
        <w:rPr>
          <w:rFonts w:asciiTheme="majorHAnsi" w:hAnsiTheme="majorHAnsi" w:cs="Times New Roman"/>
          <w:color w:val="17365D"/>
          <w:spacing w:val="5"/>
        </w:rPr>
        <w:tab/>
        <w:t>Raffinamento dei Requisiti………………………</w:t>
      </w:r>
      <w:r w:rsidR="008B3D43">
        <w:rPr>
          <w:rFonts w:asciiTheme="majorHAnsi" w:hAnsiTheme="majorHAnsi" w:cs="Times New Roman"/>
          <w:color w:val="17365D"/>
          <w:spacing w:val="5"/>
        </w:rPr>
        <w:t>……</w:t>
      </w:r>
      <w:proofErr w:type="gramStart"/>
      <w:r w:rsidR="008B3D43">
        <w:rPr>
          <w:rFonts w:asciiTheme="majorHAnsi" w:hAnsiTheme="majorHAnsi" w:cs="Times New Roman"/>
          <w:color w:val="17365D"/>
          <w:spacing w:val="5"/>
        </w:rPr>
        <w:t>…….</w:t>
      </w:r>
      <w:proofErr w:type="gramEnd"/>
      <w:r w:rsidR="00C75C4A" w:rsidRPr="008B3D43">
        <w:rPr>
          <w:rFonts w:asciiTheme="majorHAnsi" w:hAnsiTheme="majorHAnsi" w:cs="Times New Roman"/>
          <w:color w:val="17365D"/>
          <w:spacing w:val="5"/>
        </w:rPr>
        <w:t>……………...</w:t>
      </w:r>
      <w:r w:rsidR="00504DD6" w:rsidRPr="008B3D43">
        <w:rPr>
          <w:rFonts w:asciiTheme="majorHAnsi" w:hAnsiTheme="majorHAnsi" w:cs="Times New Roman"/>
          <w:color w:val="17365D"/>
          <w:spacing w:val="5"/>
        </w:rPr>
        <w:t>................</w:t>
      </w:r>
      <w:ins w:id="4" w:author="Mattia Masci" w:date="2019-12-22T21:20:00Z">
        <w:r w:rsidR="00A52D1C">
          <w:rPr>
            <w:rFonts w:asciiTheme="majorHAnsi" w:hAnsiTheme="majorHAnsi" w:cs="Times New Roman"/>
            <w:color w:val="17365D"/>
            <w:spacing w:val="5"/>
          </w:rPr>
          <w:t>8</w:t>
        </w:r>
      </w:ins>
      <w:del w:id="5" w:author="Mattia Masci" w:date="2019-12-22T21:20:00Z">
        <w:r w:rsidR="00504DD6" w:rsidRPr="008B3D43" w:rsidDel="00A52D1C">
          <w:rPr>
            <w:rFonts w:asciiTheme="majorHAnsi" w:hAnsiTheme="majorHAnsi" w:cs="Times New Roman"/>
            <w:color w:val="17365D"/>
            <w:spacing w:val="5"/>
          </w:rPr>
          <w:delText>6</w:delText>
        </w:r>
      </w:del>
    </w:p>
    <w:p w14:paraId="307CF4EC" w14:textId="7AC77052" w:rsidR="00C75C4A"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rPr>
        <w:tab/>
        <w:t>B.1</w:t>
      </w:r>
      <w:r w:rsidRPr="008B3D43">
        <w:rPr>
          <w:rFonts w:asciiTheme="majorHAnsi" w:hAnsiTheme="majorHAnsi" w:cs="Times New Roman"/>
          <w:color w:val="17365D"/>
          <w:spacing w:val="5"/>
        </w:rPr>
        <w:tab/>
        <w:t>Requisiti Funzionali.......................................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504DD6" w:rsidRPr="008B3D43">
        <w:rPr>
          <w:rFonts w:asciiTheme="majorHAnsi" w:hAnsiTheme="majorHAnsi" w:cs="Times New Roman"/>
          <w:color w:val="17365D"/>
          <w:spacing w:val="5"/>
        </w:rPr>
        <w:t>............</w:t>
      </w:r>
      <w:ins w:id="6" w:author="Mattia Masci" w:date="2019-12-22T21:20:00Z">
        <w:r w:rsidR="00A52D1C">
          <w:rPr>
            <w:rFonts w:asciiTheme="majorHAnsi" w:hAnsiTheme="majorHAnsi" w:cs="Times New Roman"/>
            <w:color w:val="17365D"/>
            <w:spacing w:val="5"/>
          </w:rPr>
          <w:t>8</w:t>
        </w:r>
      </w:ins>
      <w:del w:id="7" w:author="Mattia Masci" w:date="2019-12-22T21:20:00Z">
        <w:r w:rsidR="00BE4542" w:rsidRPr="008B3D43" w:rsidDel="00A52D1C">
          <w:rPr>
            <w:rFonts w:asciiTheme="majorHAnsi" w:hAnsiTheme="majorHAnsi" w:cs="Times New Roman"/>
            <w:color w:val="17365D"/>
            <w:spacing w:val="5"/>
          </w:rPr>
          <w:delText>6</w:delText>
        </w:r>
      </w:del>
    </w:p>
    <w:p w14:paraId="44CCCBB0" w14:textId="6A0365A2" w:rsidR="00C75C4A"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rPr>
        <w:tab/>
        <w:t>B.2</w:t>
      </w:r>
      <w:r w:rsidRPr="008B3D43">
        <w:rPr>
          <w:rFonts w:asciiTheme="majorHAnsi" w:hAnsiTheme="majorHAnsi" w:cs="Times New Roman"/>
          <w:color w:val="17365D"/>
          <w:spacing w:val="5"/>
        </w:rPr>
        <w:tab/>
        <w:t>Requisiti non Funzionali..................................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BE4542" w:rsidRPr="008B3D43">
        <w:rPr>
          <w:rFonts w:asciiTheme="majorHAnsi" w:hAnsiTheme="majorHAnsi" w:cs="Times New Roman"/>
          <w:color w:val="17365D"/>
          <w:spacing w:val="5"/>
        </w:rPr>
        <w:t>............</w:t>
      </w:r>
      <w:ins w:id="8" w:author="Mattia Masci" w:date="2019-12-22T21:20:00Z">
        <w:r w:rsidR="00A52D1C">
          <w:rPr>
            <w:rFonts w:asciiTheme="majorHAnsi" w:hAnsiTheme="majorHAnsi" w:cs="Times New Roman"/>
            <w:color w:val="17365D"/>
            <w:spacing w:val="5"/>
          </w:rPr>
          <w:t>10</w:t>
        </w:r>
      </w:ins>
      <w:del w:id="9" w:author="Mattia Masci" w:date="2019-12-22T21:20:00Z">
        <w:r w:rsidR="00585B5D" w:rsidRPr="008B3D43" w:rsidDel="00A52D1C">
          <w:rPr>
            <w:rFonts w:asciiTheme="majorHAnsi" w:hAnsiTheme="majorHAnsi" w:cs="Times New Roman"/>
            <w:color w:val="17365D"/>
            <w:spacing w:val="5"/>
          </w:rPr>
          <w:delText>8</w:delText>
        </w:r>
      </w:del>
    </w:p>
    <w:p w14:paraId="7FAF037D" w14:textId="1881ACB8" w:rsidR="00C75C4A"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rPr>
        <w:tab/>
        <w:t>B.3</w:t>
      </w:r>
      <w:r w:rsidRPr="008B3D43">
        <w:rPr>
          <w:rFonts w:asciiTheme="majorHAnsi" w:hAnsiTheme="majorHAnsi" w:cs="Times New Roman"/>
          <w:color w:val="17365D"/>
          <w:spacing w:val="5"/>
        </w:rPr>
        <w:tab/>
        <w:t>Scenari d’uso dettagliati................................................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BE4542" w:rsidRPr="008B3D43">
        <w:rPr>
          <w:rFonts w:asciiTheme="majorHAnsi" w:hAnsiTheme="majorHAnsi" w:cs="Times New Roman"/>
          <w:color w:val="17365D"/>
          <w:spacing w:val="5"/>
        </w:rPr>
        <w:t>............</w:t>
      </w:r>
      <w:ins w:id="10" w:author="Mattia Masci" w:date="2019-12-22T21:20:00Z">
        <w:r w:rsidR="00A52D1C">
          <w:rPr>
            <w:rFonts w:asciiTheme="majorHAnsi" w:hAnsiTheme="majorHAnsi" w:cs="Times New Roman"/>
            <w:color w:val="17365D"/>
            <w:spacing w:val="5"/>
          </w:rPr>
          <w:t>11</w:t>
        </w:r>
      </w:ins>
      <w:del w:id="11" w:author="Mattia Masci" w:date="2019-12-22T21:20:00Z">
        <w:r w:rsidR="00585B5D" w:rsidRPr="008B3D43" w:rsidDel="00A52D1C">
          <w:rPr>
            <w:rFonts w:asciiTheme="majorHAnsi" w:hAnsiTheme="majorHAnsi" w:cs="Times New Roman"/>
            <w:color w:val="17365D"/>
            <w:spacing w:val="5"/>
          </w:rPr>
          <w:delText>9</w:delText>
        </w:r>
      </w:del>
    </w:p>
    <w:p w14:paraId="7825C978" w14:textId="41CBCC49" w:rsidR="00C75C4A" w:rsidRPr="008B3D43" w:rsidRDefault="00C75C4A" w:rsidP="00DF0AD3">
      <w:pPr>
        <w:pStyle w:val="Standard"/>
        <w:spacing w:after="300"/>
        <w:rPr>
          <w:rFonts w:asciiTheme="majorHAnsi" w:hAnsiTheme="majorHAnsi" w:cs="Times New Roman"/>
          <w:color w:val="17365D"/>
          <w:spacing w:val="5"/>
          <w:lang w:val="en-US"/>
        </w:rPr>
      </w:pPr>
      <w:r w:rsidRPr="008B3D43">
        <w:rPr>
          <w:rFonts w:asciiTheme="majorHAnsi" w:hAnsiTheme="majorHAnsi" w:cs="Times New Roman"/>
          <w:color w:val="17365D"/>
          <w:spacing w:val="5"/>
        </w:rPr>
        <w:tab/>
      </w:r>
      <w:r w:rsidRPr="008B3D43">
        <w:rPr>
          <w:rFonts w:asciiTheme="majorHAnsi" w:hAnsiTheme="majorHAnsi" w:cs="Times New Roman"/>
          <w:color w:val="17365D"/>
          <w:spacing w:val="5"/>
          <w:lang w:val="en-US"/>
        </w:rPr>
        <w:t>B.4</w:t>
      </w:r>
      <w:r w:rsidRPr="008B3D43">
        <w:rPr>
          <w:rFonts w:asciiTheme="majorHAnsi" w:hAnsiTheme="majorHAnsi" w:cs="Times New Roman"/>
          <w:color w:val="17365D"/>
          <w:spacing w:val="5"/>
          <w:lang w:val="en-US"/>
        </w:rPr>
        <w:tab/>
        <w:t>Excluded Requirements.................................................</w:t>
      </w:r>
      <w:r w:rsidR="008B3D43">
        <w:rPr>
          <w:rFonts w:asciiTheme="majorHAnsi" w:hAnsiTheme="majorHAnsi" w:cs="Times New Roman"/>
          <w:color w:val="17365D"/>
          <w:spacing w:val="5"/>
          <w:lang w:val="en-US"/>
        </w:rPr>
        <w:t>......</w:t>
      </w:r>
      <w:r w:rsidRPr="008B3D43">
        <w:rPr>
          <w:rFonts w:asciiTheme="majorHAnsi" w:hAnsiTheme="majorHAnsi" w:cs="Times New Roman"/>
          <w:color w:val="17365D"/>
          <w:spacing w:val="5"/>
          <w:lang w:val="en-US"/>
        </w:rPr>
        <w:t>.....</w:t>
      </w:r>
      <w:r w:rsidR="00BE4542" w:rsidRPr="008B3D43">
        <w:rPr>
          <w:rFonts w:asciiTheme="majorHAnsi" w:hAnsiTheme="majorHAnsi" w:cs="Times New Roman"/>
          <w:color w:val="17365D"/>
          <w:spacing w:val="5"/>
          <w:lang w:val="en-US"/>
        </w:rPr>
        <w:t>............</w:t>
      </w:r>
      <w:r w:rsidR="001F2797" w:rsidRPr="008B3D43">
        <w:rPr>
          <w:rFonts w:asciiTheme="majorHAnsi" w:hAnsiTheme="majorHAnsi" w:cs="Times New Roman"/>
          <w:color w:val="17365D"/>
          <w:spacing w:val="5"/>
          <w:lang w:val="en-US"/>
        </w:rPr>
        <w:t>.</w:t>
      </w:r>
      <w:r w:rsidR="00585B5D" w:rsidRPr="008B3D43">
        <w:rPr>
          <w:rFonts w:asciiTheme="majorHAnsi" w:hAnsiTheme="majorHAnsi" w:cs="Times New Roman"/>
          <w:color w:val="17365D"/>
          <w:spacing w:val="5"/>
          <w:lang w:val="en-US"/>
        </w:rPr>
        <w:t>1</w:t>
      </w:r>
      <w:ins w:id="12" w:author="Mattia Masci" w:date="2019-12-22T21:20:00Z">
        <w:r w:rsidR="00A52D1C">
          <w:rPr>
            <w:rFonts w:asciiTheme="majorHAnsi" w:hAnsiTheme="majorHAnsi" w:cs="Times New Roman"/>
            <w:color w:val="17365D"/>
            <w:spacing w:val="5"/>
            <w:lang w:val="en-US"/>
          </w:rPr>
          <w:t>4</w:t>
        </w:r>
      </w:ins>
      <w:del w:id="13" w:author="Mattia Masci" w:date="2019-12-22T21:20:00Z">
        <w:r w:rsidR="00585B5D" w:rsidRPr="008B3D43" w:rsidDel="00A52D1C">
          <w:rPr>
            <w:rFonts w:asciiTheme="majorHAnsi" w:hAnsiTheme="majorHAnsi" w:cs="Times New Roman"/>
            <w:color w:val="17365D"/>
            <w:spacing w:val="5"/>
            <w:lang w:val="en-US"/>
          </w:rPr>
          <w:delText>1</w:delText>
        </w:r>
      </w:del>
    </w:p>
    <w:p w14:paraId="5CAEF28F" w14:textId="4268E443" w:rsidR="00C75C4A" w:rsidRPr="008B3D43" w:rsidRDefault="00C75C4A" w:rsidP="00DF0AD3">
      <w:pPr>
        <w:pStyle w:val="Standard"/>
        <w:spacing w:after="300"/>
        <w:rPr>
          <w:rFonts w:asciiTheme="majorHAnsi" w:hAnsiTheme="majorHAnsi" w:cs="Times New Roman"/>
          <w:color w:val="17365D"/>
          <w:spacing w:val="5"/>
          <w:lang w:val="en-US"/>
        </w:rPr>
      </w:pPr>
      <w:r w:rsidRPr="008B3D43">
        <w:rPr>
          <w:rFonts w:asciiTheme="majorHAnsi" w:hAnsiTheme="majorHAnsi" w:cs="Times New Roman"/>
          <w:color w:val="17365D"/>
          <w:spacing w:val="5"/>
          <w:lang w:val="en-US"/>
        </w:rPr>
        <w:tab/>
      </w:r>
      <w:r w:rsidRPr="008B3D43">
        <w:rPr>
          <w:rFonts w:asciiTheme="majorHAnsi" w:hAnsiTheme="majorHAnsi" w:cs="Times New Roman"/>
          <w:color w:val="17365D"/>
          <w:spacing w:val="5"/>
        </w:rPr>
        <w:t xml:space="preserve">B.5 </w:t>
      </w:r>
      <w:r w:rsidRPr="008B3D43">
        <w:rPr>
          <w:rFonts w:asciiTheme="majorHAnsi" w:hAnsiTheme="majorHAnsi" w:cs="Times New Roman"/>
          <w:color w:val="17365D"/>
          <w:spacing w:val="5"/>
        </w:rPr>
        <w:tab/>
        <w:t>Assunzioni......................................................................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BE4542" w:rsidRPr="008B3D43">
        <w:rPr>
          <w:rFonts w:asciiTheme="majorHAnsi" w:hAnsiTheme="majorHAnsi" w:cs="Times New Roman"/>
          <w:color w:val="17365D"/>
          <w:spacing w:val="5"/>
        </w:rPr>
        <w:t>............</w:t>
      </w:r>
      <w:r w:rsidR="001F2797" w:rsidRPr="008B3D43">
        <w:rPr>
          <w:rFonts w:asciiTheme="majorHAnsi" w:hAnsiTheme="majorHAnsi" w:cs="Times New Roman"/>
          <w:color w:val="17365D"/>
          <w:spacing w:val="5"/>
        </w:rPr>
        <w:t>.</w:t>
      </w:r>
      <w:r w:rsidR="00585B5D" w:rsidRPr="008B3D43">
        <w:rPr>
          <w:rFonts w:asciiTheme="majorHAnsi" w:hAnsiTheme="majorHAnsi" w:cs="Times New Roman"/>
          <w:color w:val="17365D"/>
          <w:spacing w:val="5"/>
        </w:rPr>
        <w:t>1</w:t>
      </w:r>
      <w:ins w:id="14" w:author="Mattia Masci" w:date="2019-12-22T21:20:00Z">
        <w:r w:rsidR="00A52D1C">
          <w:rPr>
            <w:rFonts w:asciiTheme="majorHAnsi" w:hAnsiTheme="majorHAnsi" w:cs="Times New Roman"/>
            <w:color w:val="17365D"/>
            <w:spacing w:val="5"/>
          </w:rPr>
          <w:t>4</w:t>
        </w:r>
      </w:ins>
      <w:del w:id="15" w:author="Mattia Masci" w:date="2019-12-22T21:20:00Z">
        <w:r w:rsidR="00585B5D" w:rsidRPr="008B3D43" w:rsidDel="00A52D1C">
          <w:rPr>
            <w:rFonts w:asciiTheme="majorHAnsi" w:hAnsiTheme="majorHAnsi" w:cs="Times New Roman"/>
            <w:color w:val="17365D"/>
            <w:spacing w:val="5"/>
          </w:rPr>
          <w:delText>1</w:delText>
        </w:r>
      </w:del>
    </w:p>
    <w:p w14:paraId="3E9C3C6E" w14:textId="4D09ACB7" w:rsidR="0044129E"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lang w:val="en-US"/>
        </w:rPr>
        <w:tab/>
      </w:r>
      <w:r w:rsidRPr="008B3D43">
        <w:rPr>
          <w:rFonts w:asciiTheme="majorHAnsi" w:hAnsiTheme="majorHAnsi" w:cs="Times New Roman"/>
          <w:color w:val="17365D"/>
          <w:spacing w:val="5"/>
        </w:rPr>
        <w:t xml:space="preserve">B.6 </w:t>
      </w:r>
      <w:r w:rsidRPr="008B3D43">
        <w:rPr>
          <w:rFonts w:asciiTheme="majorHAnsi" w:hAnsiTheme="majorHAnsi" w:cs="Times New Roman"/>
          <w:color w:val="17365D"/>
          <w:spacing w:val="5"/>
        </w:rPr>
        <w:tab/>
        <w:t>Use Case Diagram.............................................................</w:t>
      </w:r>
      <w:r w:rsidR="00585B5D" w:rsidRPr="008B3D43">
        <w:rPr>
          <w:rFonts w:asciiTheme="majorHAnsi" w:hAnsiTheme="majorHAnsi" w:cs="Times New Roman"/>
          <w:color w:val="17365D"/>
          <w:spacing w:val="5"/>
        </w:rPr>
        <w:t>.</w:t>
      </w:r>
      <w:r w:rsidR="008B3D43">
        <w:rPr>
          <w:rFonts w:asciiTheme="majorHAnsi" w:hAnsiTheme="majorHAnsi" w:cs="Times New Roman"/>
          <w:color w:val="17365D"/>
          <w:spacing w:val="5"/>
        </w:rPr>
        <w:t>..........</w:t>
      </w:r>
      <w:r w:rsidR="00585B5D" w:rsidRPr="008B3D43">
        <w:rPr>
          <w:rFonts w:asciiTheme="majorHAnsi" w:hAnsiTheme="majorHAnsi" w:cs="Times New Roman"/>
          <w:color w:val="17365D"/>
          <w:spacing w:val="5"/>
        </w:rPr>
        <w:t>............1</w:t>
      </w:r>
      <w:ins w:id="16" w:author="Mattia Masci" w:date="2019-12-22T21:21:00Z">
        <w:r w:rsidR="00A52D1C">
          <w:rPr>
            <w:rFonts w:asciiTheme="majorHAnsi" w:hAnsiTheme="majorHAnsi" w:cs="Times New Roman"/>
            <w:color w:val="17365D"/>
            <w:spacing w:val="5"/>
          </w:rPr>
          <w:t>5</w:t>
        </w:r>
      </w:ins>
      <w:del w:id="17" w:author="Mattia Masci" w:date="2019-12-22T21:21:00Z">
        <w:r w:rsidR="00585B5D" w:rsidRPr="008B3D43" w:rsidDel="00A52D1C">
          <w:rPr>
            <w:rFonts w:asciiTheme="majorHAnsi" w:hAnsiTheme="majorHAnsi" w:cs="Times New Roman"/>
            <w:color w:val="17365D"/>
            <w:spacing w:val="5"/>
          </w:rPr>
          <w:delText>2</w:delText>
        </w:r>
      </w:del>
    </w:p>
    <w:p w14:paraId="0AC711B2" w14:textId="0733C22C" w:rsidR="00CA33AE" w:rsidRPr="008B3D43" w:rsidRDefault="00A049C2" w:rsidP="00DF0AD3">
      <w:pPr>
        <w:spacing w:line="360" w:lineRule="auto"/>
        <w:rPr>
          <w:rFonts w:asciiTheme="majorHAnsi" w:hAnsiTheme="majorHAnsi"/>
          <w:color w:val="17365D"/>
          <w:spacing w:val="5"/>
          <w:kern w:val="3"/>
          <w:lang w:eastAsia="it-IT" w:bidi="hi-IN"/>
        </w:rPr>
      </w:pPr>
      <w:r w:rsidRPr="008B3D43">
        <w:rPr>
          <w:rFonts w:asciiTheme="majorHAnsi" w:hAnsiTheme="majorHAnsi"/>
          <w:lang w:val="it-IT"/>
        </w:rPr>
        <w:t xml:space="preserve">    </w:t>
      </w:r>
      <w:r w:rsidR="00BE4542" w:rsidRPr="008B3D43">
        <w:rPr>
          <w:rFonts w:asciiTheme="majorHAnsi" w:hAnsiTheme="majorHAnsi"/>
          <w:color w:val="17365D"/>
          <w:spacing w:val="5"/>
          <w:kern w:val="3"/>
          <w:lang w:eastAsia="it-IT" w:bidi="hi-IN"/>
        </w:rPr>
        <w:t>C</w:t>
      </w:r>
      <w:r w:rsidR="00BE4542" w:rsidRPr="008B3D43">
        <w:rPr>
          <w:rFonts w:asciiTheme="majorHAnsi" w:hAnsiTheme="majorHAnsi"/>
          <w:color w:val="17365D"/>
          <w:spacing w:val="5"/>
          <w:kern w:val="3"/>
          <w:lang w:eastAsia="it-IT" w:bidi="hi-IN"/>
        </w:rPr>
        <w:tab/>
      </w:r>
      <w:proofErr w:type="spellStart"/>
      <w:r w:rsidR="00BE4542" w:rsidRPr="008B3D43">
        <w:rPr>
          <w:rFonts w:asciiTheme="majorHAnsi" w:hAnsiTheme="majorHAnsi"/>
          <w:color w:val="17365D"/>
          <w:spacing w:val="5"/>
          <w:kern w:val="3"/>
          <w:lang w:eastAsia="it-IT" w:bidi="hi-IN"/>
        </w:rPr>
        <w:t>Architettura</w:t>
      </w:r>
      <w:proofErr w:type="spellEnd"/>
      <w:r w:rsidR="00BE4542" w:rsidRPr="008B3D43">
        <w:rPr>
          <w:rFonts w:asciiTheme="majorHAnsi" w:hAnsiTheme="majorHAnsi"/>
          <w:color w:val="17365D"/>
          <w:spacing w:val="5"/>
          <w:kern w:val="3"/>
          <w:lang w:eastAsia="it-IT" w:bidi="hi-IN"/>
        </w:rPr>
        <w:t xml:space="preserve"> Software.....................................................................</w:t>
      </w:r>
      <w:r w:rsidR="008B3D43">
        <w:rPr>
          <w:rFonts w:asciiTheme="majorHAnsi" w:hAnsiTheme="majorHAnsi"/>
          <w:color w:val="17365D"/>
          <w:spacing w:val="5"/>
          <w:kern w:val="3"/>
          <w:lang w:eastAsia="it-IT" w:bidi="hi-IN"/>
        </w:rPr>
        <w:t>........</w:t>
      </w:r>
      <w:r w:rsidR="00BE4542" w:rsidRPr="008B3D43">
        <w:rPr>
          <w:rFonts w:asciiTheme="majorHAnsi" w:hAnsiTheme="majorHAnsi"/>
          <w:color w:val="17365D"/>
          <w:spacing w:val="5"/>
          <w:kern w:val="3"/>
          <w:lang w:eastAsia="it-IT" w:bidi="hi-IN"/>
        </w:rPr>
        <w:t>.......</w:t>
      </w:r>
      <w:r w:rsidR="00585B5D" w:rsidRPr="008B3D43">
        <w:rPr>
          <w:rFonts w:asciiTheme="majorHAnsi" w:hAnsiTheme="majorHAnsi"/>
          <w:color w:val="17365D"/>
          <w:spacing w:val="5"/>
          <w:kern w:val="3"/>
          <w:lang w:eastAsia="it-IT" w:bidi="hi-IN"/>
        </w:rPr>
        <w:t>......1</w:t>
      </w:r>
      <w:ins w:id="18" w:author="Mattia Masci" w:date="2019-12-22T21:21:00Z">
        <w:r w:rsidR="00A52D1C">
          <w:rPr>
            <w:rFonts w:asciiTheme="majorHAnsi" w:hAnsiTheme="majorHAnsi"/>
            <w:color w:val="17365D"/>
            <w:spacing w:val="5"/>
            <w:kern w:val="3"/>
            <w:lang w:eastAsia="it-IT" w:bidi="hi-IN"/>
          </w:rPr>
          <w:t>6</w:t>
        </w:r>
      </w:ins>
      <w:del w:id="19" w:author="Mattia Masci" w:date="2019-12-22T21:21:00Z">
        <w:r w:rsidR="00585B5D" w:rsidRPr="008B3D43" w:rsidDel="00A52D1C">
          <w:rPr>
            <w:rFonts w:asciiTheme="majorHAnsi" w:hAnsiTheme="majorHAnsi"/>
            <w:color w:val="17365D"/>
            <w:spacing w:val="5"/>
            <w:kern w:val="3"/>
            <w:lang w:eastAsia="it-IT" w:bidi="hi-IN"/>
          </w:rPr>
          <w:delText>3</w:delText>
        </w:r>
      </w:del>
    </w:p>
    <w:p w14:paraId="11FE82F4" w14:textId="4AAAD628" w:rsidR="00585B5D" w:rsidRPr="008B3D43" w:rsidRDefault="00B50F1B"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eastAsia="it-IT" w:bidi="hi-IN"/>
        </w:rPr>
        <w:tab/>
      </w:r>
      <w:r w:rsidRPr="008B3D43">
        <w:rPr>
          <w:rFonts w:asciiTheme="majorHAnsi" w:hAnsiTheme="majorHAnsi"/>
          <w:color w:val="17365D"/>
          <w:spacing w:val="5"/>
          <w:kern w:val="3"/>
          <w:lang w:val="it-IT" w:eastAsia="it-IT" w:bidi="hi-IN"/>
        </w:rPr>
        <w:t>C.1</w:t>
      </w:r>
      <w:r w:rsidRPr="008B3D43">
        <w:rPr>
          <w:rFonts w:asciiTheme="majorHAnsi" w:hAnsiTheme="majorHAnsi"/>
          <w:color w:val="17365D"/>
          <w:spacing w:val="5"/>
          <w:kern w:val="3"/>
          <w:lang w:val="it-IT" w:eastAsia="it-IT" w:bidi="hi-IN"/>
        </w:rPr>
        <w:tab/>
        <w:t>Component Diagram..............................................................</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..........1</w:t>
      </w:r>
      <w:ins w:id="20" w:author="Mattia Masci" w:date="2019-12-22T21:21:00Z">
        <w:r w:rsidR="00A52D1C">
          <w:rPr>
            <w:rFonts w:asciiTheme="majorHAnsi" w:hAnsiTheme="majorHAnsi"/>
            <w:color w:val="17365D"/>
            <w:spacing w:val="5"/>
            <w:kern w:val="3"/>
            <w:lang w:val="it-IT" w:eastAsia="it-IT" w:bidi="hi-IN"/>
          </w:rPr>
          <w:t>6</w:t>
        </w:r>
      </w:ins>
      <w:del w:id="21" w:author="Mattia Masci" w:date="2019-12-22T21:21:00Z">
        <w:r w:rsidRPr="008B3D43" w:rsidDel="00A52D1C">
          <w:rPr>
            <w:rFonts w:asciiTheme="majorHAnsi" w:hAnsiTheme="majorHAnsi"/>
            <w:color w:val="17365D"/>
            <w:spacing w:val="5"/>
            <w:kern w:val="3"/>
            <w:lang w:val="it-IT" w:eastAsia="it-IT" w:bidi="hi-IN"/>
          </w:rPr>
          <w:delText>3</w:delText>
        </w:r>
      </w:del>
    </w:p>
    <w:p w14:paraId="6BF28156" w14:textId="16E68CA2" w:rsidR="00B50F1B" w:rsidRPr="008B3D43" w:rsidRDefault="00B50F1B"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ab/>
        <w:t>C.2</w:t>
      </w:r>
      <w:r w:rsidRPr="008B3D43">
        <w:rPr>
          <w:rFonts w:asciiTheme="majorHAnsi" w:hAnsiTheme="majorHAnsi"/>
          <w:color w:val="17365D"/>
          <w:spacing w:val="5"/>
          <w:kern w:val="3"/>
          <w:lang w:val="it-IT" w:eastAsia="it-IT" w:bidi="hi-IN"/>
        </w:rPr>
        <w:tab/>
      </w:r>
      <w:proofErr w:type="spellStart"/>
      <w:r w:rsidRPr="008B3D43">
        <w:rPr>
          <w:rFonts w:asciiTheme="majorHAnsi" w:hAnsiTheme="majorHAnsi"/>
          <w:color w:val="17365D"/>
          <w:spacing w:val="5"/>
          <w:kern w:val="3"/>
          <w:lang w:val="it-IT" w:eastAsia="it-IT" w:bidi="hi-IN"/>
        </w:rPr>
        <w:t>Sequence</w:t>
      </w:r>
      <w:proofErr w:type="spellEnd"/>
      <w:r w:rsidRPr="008B3D43">
        <w:rPr>
          <w:rFonts w:asciiTheme="majorHAnsi" w:hAnsiTheme="majorHAnsi"/>
          <w:color w:val="17365D"/>
          <w:spacing w:val="5"/>
          <w:kern w:val="3"/>
          <w:lang w:val="it-IT" w:eastAsia="it-IT" w:bidi="hi-IN"/>
        </w:rPr>
        <w:t xml:space="preserve"> Diagram..................................................................</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r w:rsidR="00283C08" w:rsidRPr="008B3D43">
        <w:rPr>
          <w:rFonts w:asciiTheme="majorHAnsi" w:hAnsiTheme="majorHAnsi"/>
          <w:color w:val="17365D"/>
          <w:spacing w:val="5"/>
          <w:kern w:val="3"/>
          <w:lang w:val="it-IT" w:eastAsia="it-IT" w:bidi="hi-IN"/>
        </w:rPr>
        <w:t>1</w:t>
      </w:r>
      <w:ins w:id="22" w:author="Mattia Masci" w:date="2019-12-22T21:21:00Z">
        <w:r w:rsidR="00A52D1C">
          <w:rPr>
            <w:rFonts w:asciiTheme="majorHAnsi" w:hAnsiTheme="majorHAnsi"/>
            <w:color w:val="17365D"/>
            <w:spacing w:val="5"/>
            <w:kern w:val="3"/>
            <w:lang w:val="it-IT" w:eastAsia="it-IT" w:bidi="hi-IN"/>
          </w:rPr>
          <w:t>8</w:t>
        </w:r>
      </w:ins>
      <w:del w:id="23" w:author="Mattia Masci" w:date="2019-12-22T21:21:00Z">
        <w:r w:rsidR="00283C08" w:rsidRPr="008B3D43" w:rsidDel="00A52D1C">
          <w:rPr>
            <w:rFonts w:asciiTheme="majorHAnsi" w:hAnsiTheme="majorHAnsi"/>
            <w:color w:val="17365D"/>
            <w:spacing w:val="5"/>
            <w:kern w:val="3"/>
            <w:lang w:val="it-IT" w:eastAsia="it-IT" w:bidi="hi-IN"/>
          </w:rPr>
          <w:delText>5</w:delText>
        </w:r>
      </w:del>
    </w:p>
    <w:p w14:paraId="5158B102" w14:textId="20C0F5BA" w:rsidR="00283C08" w:rsidRPr="008B3D43" w:rsidRDefault="00283C08"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 xml:space="preserve">    D</w:t>
      </w:r>
      <w:r w:rsidRPr="008B3D43">
        <w:rPr>
          <w:rFonts w:asciiTheme="majorHAnsi" w:hAnsiTheme="majorHAnsi"/>
          <w:color w:val="17365D"/>
          <w:spacing w:val="5"/>
          <w:kern w:val="3"/>
          <w:lang w:val="it-IT" w:eastAsia="it-IT" w:bidi="hi-IN"/>
        </w:rPr>
        <w:tab/>
        <w:t>Dati e la loro Modellazione................................................................</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ins w:id="24" w:author="Mattia Masci" w:date="2019-12-22T21:21:00Z">
        <w:r w:rsidR="00A52D1C">
          <w:rPr>
            <w:rFonts w:asciiTheme="majorHAnsi" w:hAnsiTheme="majorHAnsi"/>
            <w:color w:val="17365D"/>
            <w:spacing w:val="5"/>
            <w:kern w:val="3"/>
            <w:lang w:val="it-IT" w:eastAsia="it-IT" w:bidi="hi-IN"/>
          </w:rPr>
          <w:t>21</w:t>
        </w:r>
      </w:ins>
      <w:del w:id="25" w:author="Mattia Masci" w:date="2019-12-22T21:21:00Z">
        <w:r w:rsidRPr="008B3D43" w:rsidDel="00A52D1C">
          <w:rPr>
            <w:rFonts w:asciiTheme="majorHAnsi" w:hAnsiTheme="majorHAnsi"/>
            <w:color w:val="17365D"/>
            <w:spacing w:val="5"/>
            <w:kern w:val="3"/>
            <w:lang w:val="it-IT" w:eastAsia="it-IT" w:bidi="hi-IN"/>
          </w:rPr>
          <w:delText>1</w:delText>
        </w:r>
        <w:r w:rsidR="00F61291" w:rsidDel="00A52D1C">
          <w:rPr>
            <w:rFonts w:asciiTheme="majorHAnsi" w:hAnsiTheme="majorHAnsi"/>
            <w:color w:val="17365D"/>
            <w:spacing w:val="5"/>
            <w:kern w:val="3"/>
            <w:lang w:val="it-IT" w:eastAsia="it-IT" w:bidi="hi-IN"/>
          </w:rPr>
          <w:delText>8</w:delText>
        </w:r>
      </w:del>
    </w:p>
    <w:p w14:paraId="528B81CD" w14:textId="7A970D22" w:rsidR="00283C08" w:rsidRPr="008B3D43" w:rsidRDefault="00283C08"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ab/>
        <w:t>D.1</w:t>
      </w:r>
      <w:r w:rsidRPr="008B3D43">
        <w:rPr>
          <w:rFonts w:asciiTheme="majorHAnsi" w:hAnsiTheme="majorHAnsi"/>
          <w:color w:val="17365D"/>
          <w:spacing w:val="5"/>
          <w:kern w:val="3"/>
          <w:lang w:val="it-IT" w:eastAsia="it-IT" w:bidi="hi-IN"/>
        </w:rPr>
        <w:tab/>
        <w:t>Modello E-R...............................................................................</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ins w:id="26" w:author="Mattia Masci" w:date="2019-12-22T21:21:00Z">
        <w:r w:rsidR="00A52D1C">
          <w:rPr>
            <w:rFonts w:asciiTheme="majorHAnsi" w:hAnsiTheme="majorHAnsi"/>
            <w:color w:val="17365D"/>
            <w:spacing w:val="5"/>
            <w:kern w:val="3"/>
            <w:lang w:val="it-IT" w:eastAsia="it-IT" w:bidi="hi-IN"/>
          </w:rPr>
          <w:t>21</w:t>
        </w:r>
      </w:ins>
      <w:del w:id="27" w:author="Mattia Masci" w:date="2019-12-22T21:21:00Z">
        <w:r w:rsidR="007D3CFB" w:rsidRPr="008B3D43" w:rsidDel="00A52D1C">
          <w:rPr>
            <w:rFonts w:asciiTheme="majorHAnsi" w:hAnsiTheme="majorHAnsi"/>
            <w:color w:val="17365D"/>
            <w:spacing w:val="5"/>
            <w:kern w:val="3"/>
            <w:lang w:val="it-IT" w:eastAsia="it-IT" w:bidi="hi-IN"/>
          </w:rPr>
          <w:delText>1</w:delText>
        </w:r>
        <w:r w:rsidR="00F61291" w:rsidDel="00A52D1C">
          <w:rPr>
            <w:rFonts w:asciiTheme="majorHAnsi" w:hAnsiTheme="majorHAnsi"/>
            <w:color w:val="17365D"/>
            <w:spacing w:val="5"/>
            <w:kern w:val="3"/>
            <w:lang w:val="it-IT" w:eastAsia="it-IT" w:bidi="hi-IN"/>
          </w:rPr>
          <w:delText>8</w:delText>
        </w:r>
      </w:del>
    </w:p>
    <w:p w14:paraId="4CFF7AC6" w14:textId="18C4A2EB" w:rsidR="007D3CFB" w:rsidRPr="008B3D43" w:rsidRDefault="007D3CFB"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ab/>
        <w:t>D.2</w:t>
      </w:r>
      <w:r w:rsidRPr="008B3D43">
        <w:rPr>
          <w:rFonts w:asciiTheme="majorHAnsi" w:hAnsiTheme="majorHAnsi"/>
          <w:color w:val="17365D"/>
          <w:spacing w:val="5"/>
          <w:kern w:val="3"/>
          <w:lang w:val="it-IT" w:eastAsia="it-IT" w:bidi="hi-IN"/>
        </w:rPr>
        <w:tab/>
        <w:t>Tabelle......................................................................................</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ins w:id="28" w:author="Mattia Masci" w:date="2019-12-22T21:21:00Z">
        <w:r w:rsidR="00A52D1C">
          <w:rPr>
            <w:rFonts w:asciiTheme="majorHAnsi" w:hAnsiTheme="majorHAnsi"/>
            <w:color w:val="17365D"/>
            <w:spacing w:val="5"/>
            <w:kern w:val="3"/>
            <w:lang w:val="it-IT" w:eastAsia="it-IT" w:bidi="hi-IN"/>
          </w:rPr>
          <w:t>22</w:t>
        </w:r>
      </w:ins>
      <w:del w:id="29" w:author="Mattia Masci" w:date="2019-12-22T21:21:00Z">
        <w:r w:rsidRPr="008B3D43" w:rsidDel="00A52D1C">
          <w:rPr>
            <w:rFonts w:asciiTheme="majorHAnsi" w:hAnsiTheme="majorHAnsi"/>
            <w:color w:val="17365D"/>
            <w:spacing w:val="5"/>
            <w:kern w:val="3"/>
            <w:lang w:val="it-IT" w:eastAsia="it-IT" w:bidi="hi-IN"/>
          </w:rPr>
          <w:delText>1</w:delText>
        </w:r>
        <w:r w:rsidR="00F61291" w:rsidDel="00A52D1C">
          <w:rPr>
            <w:rFonts w:asciiTheme="majorHAnsi" w:hAnsiTheme="majorHAnsi"/>
            <w:color w:val="17365D"/>
            <w:spacing w:val="5"/>
            <w:kern w:val="3"/>
            <w:lang w:val="it-IT" w:eastAsia="it-IT" w:bidi="hi-IN"/>
          </w:rPr>
          <w:delText>8</w:delText>
        </w:r>
      </w:del>
    </w:p>
    <w:p w14:paraId="0015EDF4" w14:textId="25ADDCFF" w:rsidR="007D3CFB" w:rsidRPr="008B3D43" w:rsidRDefault="005E3D8C"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 xml:space="preserve">    E</w:t>
      </w:r>
      <w:r w:rsidRPr="008B3D43">
        <w:rPr>
          <w:rFonts w:asciiTheme="majorHAnsi" w:hAnsiTheme="majorHAnsi"/>
          <w:color w:val="17365D"/>
          <w:spacing w:val="5"/>
          <w:kern w:val="3"/>
          <w:lang w:val="it-IT" w:eastAsia="it-IT" w:bidi="hi-IN"/>
        </w:rPr>
        <w:tab/>
        <w:t>Design Decisions..................................................................................</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r w:rsidR="0007667D" w:rsidRPr="008B3D43">
        <w:rPr>
          <w:rFonts w:asciiTheme="majorHAnsi" w:hAnsiTheme="majorHAnsi"/>
          <w:color w:val="17365D"/>
          <w:spacing w:val="5"/>
          <w:kern w:val="3"/>
          <w:lang w:val="it-IT" w:eastAsia="it-IT" w:bidi="hi-IN"/>
        </w:rPr>
        <w:t>2</w:t>
      </w:r>
      <w:ins w:id="30" w:author="Mattia Masci" w:date="2019-12-22T21:22:00Z">
        <w:r w:rsidR="00A52D1C">
          <w:rPr>
            <w:rFonts w:asciiTheme="majorHAnsi" w:hAnsiTheme="majorHAnsi"/>
            <w:color w:val="17365D"/>
            <w:spacing w:val="5"/>
            <w:kern w:val="3"/>
            <w:lang w:val="it-IT" w:eastAsia="it-IT" w:bidi="hi-IN"/>
          </w:rPr>
          <w:t>5</w:t>
        </w:r>
      </w:ins>
      <w:del w:id="31" w:author="Mattia Masci" w:date="2019-12-22T21:22:00Z">
        <w:r w:rsidR="00F61291" w:rsidDel="00A52D1C">
          <w:rPr>
            <w:rFonts w:asciiTheme="majorHAnsi" w:hAnsiTheme="majorHAnsi"/>
            <w:color w:val="17365D"/>
            <w:spacing w:val="5"/>
            <w:kern w:val="3"/>
            <w:lang w:val="it-IT" w:eastAsia="it-IT" w:bidi="hi-IN"/>
          </w:rPr>
          <w:delText>1</w:delText>
        </w:r>
      </w:del>
    </w:p>
    <w:p w14:paraId="64564BF5" w14:textId="1A03FAAE" w:rsidR="005E3D8C" w:rsidRPr="008B3D43" w:rsidRDefault="005E3D8C"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 xml:space="preserve">    F</w:t>
      </w:r>
      <w:r w:rsidRPr="008B3D43">
        <w:rPr>
          <w:rFonts w:asciiTheme="majorHAnsi" w:hAnsiTheme="majorHAnsi"/>
          <w:color w:val="17365D"/>
          <w:spacing w:val="5"/>
          <w:kern w:val="3"/>
          <w:lang w:val="it-IT" w:eastAsia="it-IT" w:bidi="hi-IN"/>
        </w:rPr>
        <w:tab/>
      </w:r>
      <w:r w:rsidR="00D62A5B" w:rsidRPr="008B3D43">
        <w:rPr>
          <w:rFonts w:asciiTheme="majorHAnsi" w:hAnsiTheme="majorHAnsi"/>
          <w:color w:val="17365D"/>
          <w:spacing w:val="5"/>
          <w:kern w:val="3"/>
          <w:lang w:val="it-IT" w:eastAsia="it-IT" w:bidi="hi-IN"/>
        </w:rPr>
        <w:t>Design di Basso Livello......................................................................</w:t>
      </w:r>
      <w:r w:rsidR="008B3D43">
        <w:rPr>
          <w:rFonts w:asciiTheme="majorHAnsi" w:hAnsiTheme="majorHAnsi"/>
          <w:color w:val="17365D"/>
          <w:spacing w:val="5"/>
          <w:kern w:val="3"/>
          <w:lang w:val="it-IT" w:eastAsia="it-IT" w:bidi="hi-IN"/>
        </w:rPr>
        <w:t>........</w:t>
      </w:r>
      <w:r w:rsidR="00D62A5B" w:rsidRPr="008B3D43">
        <w:rPr>
          <w:rFonts w:asciiTheme="majorHAnsi" w:hAnsiTheme="majorHAnsi"/>
          <w:color w:val="17365D"/>
          <w:spacing w:val="5"/>
          <w:kern w:val="3"/>
          <w:lang w:val="it-IT" w:eastAsia="it-IT" w:bidi="hi-IN"/>
        </w:rPr>
        <w:t>.........2</w:t>
      </w:r>
      <w:ins w:id="32" w:author="Mattia Masci" w:date="2019-12-22T21:22:00Z">
        <w:r w:rsidR="00A52D1C">
          <w:rPr>
            <w:rFonts w:asciiTheme="majorHAnsi" w:hAnsiTheme="majorHAnsi"/>
            <w:color w:val="17365D"/>
            <w:spacing w:val="5"/>
            <w:kern w:val="3"/>
            <w:lang w:val="it-IT" w:eastAsia="it-IT" w:bidi="hi-IN"/>
          </w:rPr>
          <w:t>8</w:t>
        </w:r>
      </w:ins>
      <w:del w:id="33" w:author="Mattia Masci" w:date="2019-12-22T21:22:00Z">
        <w:r w:rsidR="00F61291" w:rsidDel="00A52D1C">
          <w:rPr>
            <w:rFonts w:asciiTheme="majorHAnsi" w:hAnsiTheme="majorHAnsi"/>
            <w:color w:val="17365D"/>
            <w:spacing w:val="5"/>
            <w:kern w:val="3"/>
            <w:lang w:val="it-IT" w:eastAsia="it-IT" w:bidi="hi-IN"/>
          </w:rPr>
          <w:delText>2</w:delText>
        </w:r>
      </w:del>
    </w:p>
    <w:p w14:paraId="5DACD730" w14:textId="25B4A919" w:rsidR="00AF6D9B" w:rsidRPr="008B3D43" w:rsidRDefault="00AF6D9B"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val="it-IT" w:eastAsia="it-IT" w:bidi="hi-IN"/>
        </w:rPr>
        <w:tab/>
      </w:r>
      <w:r w:rsidRPr="008B3D43">
        <w:rPr>
          <w:rFonts w:asciiTheme="majorHAnsi" w:hAnsiTheme="majorHAnsi"/>
          <w:color w:val="17365D"/>
          <w:spacing w:val="5"/>
          <w:kern w:val="3"/>
          <w:lang w:eastAsia="it-IT" w:bidi="hi-IN"/>
        </w:rPr>
        <w:t>F.1</w:t>
      </w:r>
      <w:r w:rsidRPr="008B3D43">
        <w:rPr>
          <w:rFonts w:asciiTheme="majorHAnsi" w:hAnsiTheme="majorHAnsi"/>
          <w:color w:val="17365D"/>
          <w:spacing w:val="5"/>
          <w:kern w:val="3"/>
          <w:lang w:eastAsia="it-IT" w:bidi="hi-IN"/>
        </w:rPr>
        <w:tab/>
        <w:t>Class Diagram.........................................................................</w:t>
      </w:r>
      <w:r w:rsidR="008B3D43">
        <w:rPr>
          <w:rFonts w:asciiTheme="majorHAnsi" w:hAnsiTheme="majorHAnsi"/>
          <w:color w:val="17365D"/>
          <w:spacing w:val="5"/>
          <w:kern w:val="3"/>
          <w:lang w:eastAsia="it-IT" w:bidi="hi-IN"/>
        </w:rPr>
        <w:t>..........</w:t>
      </w:r>
      <w:r w:rsidRPr="008B3D43">
        <w:rPr>
          <w:rFonts w:asciiTheme="majorHAnsi" w:hAnsiTheme="majorHAnsi"/>
          <w:color w:val="17365D"/>
          <w:spacing w:val="5"/>
          <w:kern w:val="3"/>
          <w:lang w:eastAsia="it-IT" w:bidi="hi-IN"/>
        </w:rPr>
        <w:t>........</w:t>
      </w:r>
      <w:r w:rsidR="001F2797" w:rsidRPr="008B3D43">
        <w:rPr>
          <w:rFonts w:asciiTheme="majorHAnsi" w:hAnsiTheme="majorHAnsi"/>
          <w:color w:val="17365D"/>
          <w:spacing w:val="5"/>
          <w:kern w:val="3"/>
          <w:lang w:eastAsia="it-IT" w:bidi="hi-IN"/>
        </w:rPr>
        <w:t>2</w:t>
      </w:r>
      <w:ins w:id="34" w:author="Mattia Masci" w:date="2019-12-22T21:22:00Z">
        <w:r w:rsidR="00A52D1C">
          <w:rPr>
            <w:rFonts w:asciiTheme="majorHAnsi" w:hAnsiTheme="majorHAnsi"/>
            <w:color w:val="17365D"/>
            <w:spacing w:val="5"/>
            <w:kern w:val="3"/>
            <w:lang w:eastAsia="it-IT" w:bidi="hi-IN"/>
          </w:rPr>
          <w:t>8</w:t>
        </w:r>
      </w:ins>
      <w:del w:id="35" w:author="Mattia Masci" w:date="2019-12-22T21:22:00Z">
        <w:r w:rsidR="00F61291" w:rsidDel="00A52D1C">
          <w:rPr>
            <w:rFonts w:asciiTheme="majorHAnsi" w:hAnsiTheme="majorHAnsi"/>
            <w:color w:val="17365D"/>
            <w:spacing w:val="5"/>
            <w:kern w:val="3"/>
            <w:lang w:eastAsia="it-IT" w:bidi="hi-IN"/>
          </w:rPr>
          <w:delText>2</w:delText>
        </w:r>
      </w:del>
    </w:p>
    <w:p w14:paraId="4AC8241A" w14:textId="1EC7ED4A" w:rsidR="00D62A5B" w:rsidRPr="008B3D43" w:rsidRDefault="00D62A5B"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eastAsia="it-IT" w:bidi="hi-IN"/>
        </w:rPr>
        <w:t xml:space="preserve">    G</w:t>
      </w:r>
      <w:r w:rsidRPr="008B3D43">
        <w:rPr>
          <w:rFonts w:asciiTheme="majorHAnsi" w:hAnsiTheme="majorHAnsi"/>
          <w:color w:val="17365D"/>
          <w:spacing w:val="5"/>
          <w:kern w:val="3"/>
          <w:lang w:eastAsia="it-IT" w:bidi="hi-IN"/>
        </w:rPr>
        <w:tab/>
        <w:t>FR’s &amp; NFR’s.........................................................................................</w:t>
      </w:r>
      <w:r w:rsidR="008B3D43">
        <w:rPr>
          <w:rFonts w:asciiTheme="majorHAnsi" w:hAnsiTheme="majorHAnsi"/>
          <w:color w:val="17365D"/>
          <w:spacing w:val="5"/>
          <w:kern w:val="3"/>
          <w:lang w:eastAsia="it-IT" w:bidi="hi-IN"/>
        </w:rPr>
        <w:t>.............</w:t>
      </w:r>
      <w:r w:rsidRPr="008B3D43">
        <w:rPr>
          <w:rFonts w:asciiTheme="majorHAnsi" w:hAnsiTheme="majorHAnsi"/>
          <w:color w:val="17365D"/>
          <w:spacing w:val="5"/>
          <w:kern w:val="3"/>
          <w:lang w:eastAsia="it-IT" w:bidi="hi-IN"/>
        </w:rPr>
        <w:t>.....2</w:t>
      </w:r>
      <w:ins w:id="36" w:author="Mattia Masci" w:date="2019-12-22T21:22:00Z">
        <w:r w:rsidR="00A52D1C">
          <w:rPr>
            <w:rFonts w:asciiTheme="majorHAnsi" w:hAnsiTheme="majorHAnsi"/>
            <w:color w:val="17365D"/>
            <w:spacing w:val="5"/>
            <w:kern w:val="3"/>
            <w:lang w:eastAsia="it-IT" w:bidi="hi-IN"/>
          </w:rPr>
          <w:t>9</w:t>
        </w:r>
      </w:ins>
      <w:del w:id="37" w:author="Mattia Masci" w:date="2019-12-22T21:22:00Z">
        <w:r w:rsidR="00F61291" w:rsidDel="00A52D1C">
          <w:rPr>
            <w:rFonts w:asciiTheme="majorHAnsi" w:hAnsiTheme="majorHAnsi"/>
            <w:color w:val="17365D"/>
            <w:spacing w:val="5"/>
            <w:kern w:val="3"/>
            <w:lang w:eastAsia="it-IT" w:bidi="hi-IN"/>
          </w:rPr>
          <w:delText>3</w:delText>
        </w:r>
      </w:del>
    </w:p>
    <w:p w14:paraId="7B1DE736" w14:textId="0AF391B7" w:rsidR="00D62A5B" w:rsidRPr="008B3D43" w:rsidRDefault="00D62A5B"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eastAsia="it-IT" w:bidi="hi-IN"/>
        </w:rPr>
        <w:t xml:space="preserve">    </w:t>
      </w:r>
      <w:r w:rsidRPr="008B3D43">
        <w:rPr>
          <w:rFonts w:asciiTheme="majorHAnsi" w:hAnsiTheme="majorHAnsi"/>
          <w:color w:val="17365D"/>
          <w:spacing w:val="5"/>
          <w:kern w:val="3"/>
          <w:lang w:val="it-IT" w:eastAsia="it-IT" w:bidi="hi-IN"/>
        </w:rPr>
        <w:t>H</w:t>
      </w:r>
      <w:r w:rsidRPr="008B3D43">
        <w:rPr>
          <w:rFonts w:asciiTheme="majorHAnsi" w:hAnsiTheme="majorHAnsi"/>
          <w:color w:val="17365D"/>
          <w:spacing w:val="5"/>
          <w:kern w:val="3"/>
          <w:lang w:val="it-IT" w:eastAsia="it-IT" w:bidi="hi-IN"/>
        </w:rPr>
        <w:tab/>
        <w:t>Effort Recording..............................................................................</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ins w:id="38" w:author="Mattia Masci" w:date="2019-12-22T21:22:00Z">
        <w:r w:rsidR="00A52D1C">
          <w:rPr>
            <w:rFonts w:asciiTheme="majorHAnsi" w:hAnsiTheme="majorHAnsi"/>
            <w:color w:val="17365D"/>
            <w:spacing w:val="5"/>
            <w:kern w:val="3"/>
            <w:lang w:val="it-IT" w:eastAsia="it-IT" w:bidi="hi-IN"/>
          </w:rPr>
          <w:t>31</w:t>
        </w:r>
      </w:ins>
      <w:del w:id="39" w:author="Mattia Masci" w:date="2019-12-22T21:22:00Z">
        <w:r w:rsidRPr="008B3D43" w:rsidDel="00A52D1C">
          <w:rPr>
            <w:rFonts w:asciiTheme="majorHAnsi" w:hAnsiTheme="majorHAnsi"/>
            <w:color w:val="17365D"/>
            <w:spacing w:val="5"/>
            <w:kern w:val="3"/>
            <w:lang w:val="it-IT" w:eastAsia="it-IT" w:bidi="hi-IN"/>
          </w:rPr>
          <w:delText>2</w:delText>
        </w:r>
        <w:r w:rsidR="00F61291" w:rsidDel="00A52D1C">
          <w:rPr>
            <w:rFonts w:asciiTheme="majorHAnsi" w:hAnsiTheme="majorHAnsi"/>
            <w:color w:val="17365D"/>
            <w:spacing w:val="5"/>
            <w:kern w:val="3"/>
            <w:lang w:val="it-IT" w:eastAsia="it-IT" w:bidi="hi-IN"/>
          </w:rPr>
          <w:delText>5</w:delText>
        </w:r>
      </w:del>
    </w:p>
    <w:p w14:paraId="453C06CA" w14:textId="05A05C16" w:rsidR="00463E4C" w:rsidRPr="008B3D43" w:rsidRDefault="00463E4C"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val="it-IT" w:eastAsia="it-IT" w:bidi="hi-IN"/>
        </w:rPr>
        <w:tab/>
      </w:r>
      <w:r w:rsidRPr="008B3D43">
        <w:rPr>
          <w:rFonts w:asciiTheme="majorHAnsi" w:hAnsiTheme="majorHAnsi"/>
          <w:color w:val="17365D"/>
          <w:spacing w:val="5"/>
          <w:kern w:val="3"/>
          <w:lang w:eastAsia="it-IT" w:bidi="hi-IN"/>
        </w:rPr>
        <w:t>H.1 Pert Diagram.....................................................................................</w:t>
      </w:r>
      <w:r w:rsidR="008B3D43">
        <w:rPr>
          <w:rFonts w:asciiTheme="majorHAnsi" w:hAnsiTheme="majorHAnsi"/>
          <w:color w:val="17365D"/>
          <w:spacing w:val="5"/>
          <w:kern w:val="3"/>
          <w:lang w:eastAsia="it-IT" w:bidi="hi-IN"/>
        </w:rPr>
        <w:t>..........</w:t>
      </w:r>
      <w:r w:rsidRPr="008B3D43">
        <w:rPr>
          <w:rFonts w:asciiTheme="majorHAnsi" w:hAnsiTheme="majorHAnsi"/>
          <w:color w:val="17365D"/>
          <w:spacing w:val="5"/>
          <w:kern w:val="3"/>
          <w:lang w:eastAsia="it-IT" w:bidi="hi-IN"/>
        </w:rPr>
        <w:t>...</w:t>
      </w:r>
      <w:ins w:id="40" w:author="Mattia Masci" w:date="2019-12-22T21:22:00Z">
        <w:r w:rsidR="00A52D1C">
          <w:rPr>
            <w:rFonts w:asciiTheme="majorHAnsi" w:hAnsiTheme="majorHAnsi"/>
            <w:color w:val="17365D"/>
            <w:spacing w:val="5"/>
            <w:kern w:val="3"/>
            <w:lang w:eastAsia="it-IT" w:bidi="hi-IN"/>
          </w:rPr>
          <w:t>31</w:t>
        </w:r>
      </w:ins>
      <w:del w:id="41" w:author="Mattia Masci" w:date="2019-12-22T21:22:00Z">
        <w:r w:rsidR="0044129E" w:rsidRPr="008B3D43" w:rsidDel="00A52D1C">
          <w:rPr>
            <w:rFonts w:asciiTheme="majorHAnsi" w:hAnsiTheme="majorHAnsi"/>
            <w:color w:val="17365D"/>
            <w:spacing w:val="5"/>
            <w:kern w:val="3"/>
            <w:lang w:eastAsia="it-IT" w:bidi="hi-IN"/>
          </w:rPr>
          <w:delText>2</w:delText>
        </w:r>
        <w:r w:rsidR="00F61291" w:rsidDel="00A52D1C">
          <w:rPr>
            <w:rFonts w:asciiTheme="majorHAnsi" w:hAnsiTheme="majorHAnsi"/>
            <w:color w:val="17365D"/>
            <w:spacing w:val="5"/>
            <w:kern w:val="3"/>
            <w:lang w:eastAsia="it-IT" w:bidi="hi-IN"/>
          </w:rPr>
          <w:delText>5</w:delText>
        </w:r>
      </w:del>
    </w:p>
    <w:p w14:paraId="2ADD5D1C" w14:textId="4517EFAF" w:rsidR="00463E4C" w:rsidRPr="008B3D43" w:rsidRDefault="00463E4C"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eastAsia="it-IT" w:bidi="hi-IN"/>
        </w:rPr>
        <w:tab/>
        <w:t>H.2 Logging</w:t>
      </w:r>
      <w:r w:rsidR="0044129E" w:rsidRPr="008B3D43">
        <w:rPr>
          <w:rFonts w:asciiTheme="majorHAnsi" w:hAnsiTheme="majorHAnsi"/>
          <w:color w:val="17365D"/>
          <w:spacing w:val="5"/>
          <w:kern w:val="3"/>
          <w:lang w:eastAsia="it-IT" w:bidi="hi-IN"/>
        </w:rPr>
        <w:t>………………………………………………………………………</w:t>
      </w:r>
      <w:r w:rsidR="008B3D43">
        <w:rPr>
          <w:rFonts w:asciiTheme="majorHAnsi" w:hAnsiTheme="majorHAnsi"/>
          <w:color w:val="17365D"/>
          <w:spacing w:val="5"/>
          <w:kern w:val="3"/>
          <w:lang w:eastAsia="it-IT" w:bidi="hi-IN"/>
        </w:rPr>
        <w:t>……….</w:t>
      </w:r>
      <w:r w:rsidR="0044129E" w:rsidRPr="008B3D43">
        <w:rPr>
          <w:rFonts w:asciiTheme="majorHAnsi" w:hAnsiTheme="majorHAnsi"/>
          <w:color w:val="17365D"/>
          <w:spacing w:val="5"/>
          <w:kern w:val="3"/>
          <w:lang w:eastAsia="it-IT" w:bidi="hi-IN"/>
        </w:rPr>
        <w:t>….</w:t>
      </w:r>
      <w:ins w:id="42" w:author="Mattia Masci" w:date="2019-12-22T21:22:00Z">
        <w:r w:rsidR="00A52D1C">
          <w:rPr>
            <w:rFonts w:asciiTheme="majorHAnsi" w:hAnsiTheme="majorHAnsi"/>
            <w:color w:val="17365D"/>
            <w:spacing w:val="5"/>
            <w:kern w:val="3"/>
            <w:lang w:eastAsia="it-IT" w:bidi="hi-IN"/>
          </w:rPr>
          <w:t>31</w:t>
        </w:r>
      </w:ins>
      <w:bookmarkStart w:id="43" w:name="_GoBack"/>
      <w:bookmarkEnd w:id="43"/>
      <w:del w:id="44" w:author="Mattia Masci" w:date="2019-12-22T21:22:00Z">
        <w:r w:rsidR="0044129E" w:rsidRPr="008B3D43" w:rsidDel="00A52D1C">
          <w:rPr>
            <w:rFonts w:asciiTheme="majorHAnsi" w:hAnsiTheme="majorHAnsi"/>
            <w:color w:val="17365D"/>
            <w:spacing w:val="5"/>
            <w:kern w:val="3"/>
            <w:lang w:eastAsia="it-IT" w:bidi="hi-IN"/>
          </w:rPr>
          <w:delText>2</w:delText>
        </w:r>
        <w:r w:rsidR="00F61291" w:rsidDel="00A52D1C">
          <w:rPr>
            <w:rFonts w:asciiTheme="majorHAnsi" w:hAnsiTheme="majorHAnsi"/>
            <w:color w:val="17365D"/>
            <w:spacing w:val="5"/>
            <w:kern w:val="3"/>
            <w:lang w:eastAsia="it-IT" w:bidi="hi-IN"/>
          </w:rPr>
          <w:delText>5</w:delText>
        </w:r>
      </w:del>
    </w:p>
    <w:p w14:paraId="0949B9F7" w14:textId="77777777" w:rsidR="0047226A" w:rsidRDefault="00E75697" w:rsidP="00DF0AD3">
      <w:pPr>
        <w:pStyle w:val="Titolo2"/>
        <w:spacing w:line="360" w:lineRule="auto"/>
        <w:rPr>
          <w:rFonts w:ascii="Cambria" w:hAnsi="Cambria" w:cs="Times New Roman"/>
          <w:b w:val="0"/>
          <w:bCs w:val="0"/>
          <w:i w:val="0"/>
          <w:iCs w:val="0"/>
          <w:noProof/>
          <w:color w:val="17365D"/>
          <w:spacing w:val="5"/>
          <w:kern w:val="28"/>
          <w:sz w:val="40"/>
          <w:szCs w:val="40"/>
        </w:rPr>
      </w:pPr>
      <w:r w:rsidRPr="008B3D43">
        <w:rPr>
          <w:rFonts w:asciiTheme="majorHAnsi" w:hAnsiTheme="majorHAnsi"/>
          <w:sz w:val="24"/>
          <w:szCs w:val="24"/>
        </w:rPr>
        <w:br w:type="page"/>
      </w:r>
      <w:r w:rsidR="0047226A" w:rsidRPr="008C43BF">
        <w:rPr>
          <w:rFonts w:ascii="Cambria" w:hAnsi="Cambria" w:cs="Times New Roman"/>
          <w:b w:val="0"/>
          <w:bCs w:val="0"/>
          <w:i w:val="0"/>
          <w:iCs w:val="0"/>
          <w:noProof/>
          <w:color w:val="17365D"/>
          <w:spacing w:val="5"/>
          <w:kern w:val="28"/>
          <w:sz w:val="40"/>
          <w:szCs w:val="40"/>
        </w:rPr>
        <w:lastRenderedPageBreak/>
        <w:t>List of Challenging/Risky Requirements or Tasks</w:t>
      </w:r>
    </w:p>
    <w:tbl>
      <w:tblPr>
        <w:tblpPr w:leftFromText="141" w:rightFromText="141" w:vertAnchor="page" w:horzAnchor="margin" w:tblpXSpec="center" w:tblpY="3884"/>
        <w:tblW w:w="9681" w:type="dxa"/>
        <w:tblLayout w:type="fixed"/>
        <w:tblCellMar>
          <w:left w:w="10" w:type="dxa"/>
          <w:right w:w="10" w:type="dxa"/>
        </w:tblCellMar>
        <w:tblLook w:val="04A0" w:firstRow="1" w:lastRow="0" w:firstColumn="1" w:lastColumn="0" w:noHBand="0" w:noVBand="1"/>
      </w:tblPr>
      <w:tblGrid>
        <w:gridCol w:w="2375"/>
        <w:gridCol w:w="1425"/>
        <w:gridCol w:w="1410"/>
        <w:gridCol w:w="4471"/>
      </w:tblGrid>
      <w:tr w:rsidR="00653404" w:rsidRPr="00534B30" w14:paraId="0BF373CD"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9E451D2" w14:textId="77777777" w:rsidR="00653404" w:rsidRDefault="00653404" w:rsidP="00653404">
            <w:pPr>
              <w:pStyle w:val="Standard"/>
              <w:jc w:val="center"/>
              <w:rPr>
                <w:rFonts w:ascii="Helvetica" w:hAnsi="Helvetica" w:cs="Times New Roman"/>
                <w:b/>
                <w:spacing w:val="5"/>
              </w:rPr>
            </w:pPr>
            <w:proofErr w:type="spellStart"/>
            <w:r>
              <w:rPr>
                <w:rFonts w:ascii="Helvetica" w:hAnsi="Helvetica" w:cs="Times New Roman"/>
                <w:b/>
                <w:spacing w:val="5"/>
              </w:rPr>
              <w:t>Challenging</w:t>
            </w:r>
            <w:proofErr w:type="spellEnd"/>
            <w:r>
              <w:rPr>
                <w:rFonts w:ascii="Helvetica" w:hAnsi="Helvetica" w:cs="Times New Roman"/>
                <w:b/>
                <w:spacing w:val="5"/>
              </w:rPr>
              <w:t xml:space="preserve"> Task</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67239D55" w14:textId="77777777" w:rsidR="00653404" w:rsidRDefault="00653404" w:rsidP="00653404">
            <w:pPr>
              <w:pStyle w:val="Standard"/>
              <w:jc w:val="center"/>
              <w:rPr>
                <w:rFonts w:ascii="Helvetica" w:hAnsi="Helvetica" w:cs="Times New Roman"/>
                <w:b/>
                <w:spacing w:val="5"/>
                <w:lang w:val="en-US"/>
              </w:rPr>
            </w:pPr>
            <w:r>
              <w:rPr>
                <w:rFonts w:ascii="Helvetica" w:hAnsi="Helvetica" w:cs="Times New Roman"/>
                <w:b/>
                <w:spacing w:val="5"/>
                <w:lang w:val="en-US"/>
              </w:rPr>
              <w:t>Date the task is identified</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C57C0FC" w14:textId="77777777" w:rsidR="00653404" w:rsidRDefault="00653404" w:rsidP="00653404">
            <w:pPr>
              <w:pStyle w:val="Standard"/>
              <w:jc w:val="center"/>
              <w:rPr>
                <w:rFonts w:ascii="Helvetica" w:hAnsi="Helvetica" w:cs="Times New Roman"/>
                <w:b/>
                <w:spacing w:val="5"/>
                <w:lang w:val="en-US"/>
              </w:rPr>
            </w:pPr>
            <w:r>
              <w:rPr>
                <w:rFonts w:ascii="Helvetica" w:hAnsi="Helvetica" w:cs="Times New Roman"/>
                <w:b/>
                <w:spacing w:val="5"/>
                <w:lang w:val="en-US"/>
              </w:rPr>
              <w:t>Date the challenge is resolved</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2D936E19" w14:textId="77777777" w:rsidR="00653404" w:rsidRDefault="00653404" w:rsidP="00653404">
            <w:pPr>
              <w:pStyle w:val="Standard"/>
              <w:jc w:val="center"/>
              <w:rPr>
                <w:rFonts w:ascii="Helvetica" w:hAnsi="Helvetica" w:cs="Times New Roman"/>
                <w:b/>
                <w:spacing w:val="5"/>
                <w:lang w:val="en-US"/>
              </w:rPr>
            </w:pPr>
            <w:r>
              <w:rPr>
                <w:rFonts w:ascii="Helvetica" w:hAnsi="Helvetica" w:cs="Times New Roman"/>
                <w:b/>
                <w:spacing w:val="5"/>
                <w:lang w:val="en-US"/>
              </w:rPr>
              <w:t>Explanation on how the challenge has been managed</w:t>
            </w:r>
          </w:p>
        </w:tc>
      </w:tr>
      <w:tr w:rsidR="00653404" w:rsidRPr="00C75C4A" w14:paraId="4380B3E8"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5AE343A" w14:textId="77777777" w:rsidR="00653404" w:rsidRDefault="00653404" w:rsidP="00653404">
            <w:pPr>
              <w:pStyle w:val="Standard"/>
              <w:rPr>
                <w:rFonts w:cs="Times New Roman"/>
                <w:lang w:val="en-US"/>
              </w:rPr>
            </w:pPr>
          </w:p>
          <w:p w14:paraId="571643C0" w14:textId="77777777" w:rsidR="00653404" w:rsidRDefault="00653404" w:rsidP="00653404">
            <w:pPr>
              <w:pStyle w:val="Standard"/>
              <w:rPr>
                <w:rFonts w:cs="Times New Roman"/>
              </w:rPr>
            </w:pPr>
            <w:r>
              <w:rPr>
                <w:rFonts w:cs="Times New Roman"/>
              </w:rPr>
              <w:t>Come visualizzare una mappa all'interno del software</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0C31FCD0" w14:textId="77777777" w:rsidR="00653404" w:rsidRDefault="00653404" w:rsidP="00653404">
            <w:pPr>
              <w:pStyle w:val="Standard"/>
              <w:rPr>
                <w:rFonts w:cs="Times New Roman"/>
                <w:lang w:val="en-US"/>
              </w:rPr>
            </w:pPr>
            <w:r>
              <w:rPr>
                <w:rFonts w:cs="Times New Roman"/>
                <w:lang w:val="en-US"/>
              </w:rPr>
              <w:t>20/11/19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4BC65CA" w14:textId="77777777" w:rsidR="00653404" w:rsidRDefault="00653404" w:rsidP="00653404">
            <w:pPr>
              <w:pStyle w:val="Standard"/>
              <w:rPr>
                <w:rFonts w:cs="Times New Roman"/>
                <w:lang w:val="en-US"/>
              </w:rPr>
            </w:pPr>
            <w:r>
              <w:rPr>
                <w:rFonts w:cs="Times New Roman"/>
                <w:lang w:val="en-US"/>
              </w:rPr>
              <w:t>20/11/19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A99F95B" w14:textId="7E73973B" w:rsidR="00653404" w:rsidRDefault="00653404" w:rsidP="00653404">
            <w:pPr>
              <w:pStyle w:val="Standard"/>
              <w:rPr>
                <w:rFonts w:cs="Times New Roman"/>
              </w:rPr>
            </w:pPr>
            <w:r>
              <w:rPr>
                <w:rFonts w:cs="Times New Roman"/>
              </w:rPr>
              <w:t xml:space="preserve">Dopo esserci documentati sulle tecniche più usate abbiamo deciso che importeremo una mappa dall'esterno. Controllando in giro abbiamo notato che la maggior parte delle aziende utilizza Google Maps per incorporare mappe nel proprio sito. Visto che da non molto sopra una certa soglia di visualizzazioni Google </w:t>
            </w:r>
            <w:ins w:id="45" w:author="Mattia Masci" w:date="2019-12-12T20:53:00Z">
              <w:r w:rsidR="00C644BB">
                <w:rPr>
                  <w:rFonts w:cs="Times New Roman"/>
                </w:rPr>
                <w:t>esige</w:t>
              </w:r>
            </w:ins>
            <w:del w:id="46" w:author="Mattia Masci" w:date="2019-12-12T20:53:00Z">
              <w:r w:rsidDel="00C644BB">
                <w:rPr>
                  <w:rFonts w:cs="Times New Roman"/>
                </w:rPr>
                <w:delText>fà</w:delText>
              </w:r>
            </w:del>
            <w:r>
              <w:rPr>
                <w:rFonts w:cs="Times New Roman"/>
              </w:rPr>
              <w:t xml:space="preserve"> </w:t>
            </w:r>
            <w:del w:id="47" w:author="Mattia Masci" w:date="2019-12-12T20:53:00Z">
              <w:r w:rsidDel="00A5242D">
                <w:rPr>
                  <w:rFonts w:cs="Times New Roman"/>
                </w:rPr>
                <w:delText xml:space="preserve">pagare </w:delText>
              </w:r>
            </w:del>
            <w:ins w:id="48" w:author="Mattia Masci" w:date="2019-12-12T20:53:00Z">
              <w:r w:rsidR="00A5242D">
                <w:rPr>
                  <w:rFonts w:cs="Times New Roman"/>
                </w:rPr>
                <w:t xml:space="preserve">un pagamento </w:t>
              </w:r>
            </w:ins>
            <w:del w:id="49" w:author="Mattia Masci" w:date="2019-12-12T20:53:00Z">
              <w:r w:rsidDel="00A5242D">
                <w:rPr>
                  <w:rFonts w:cs="Times New Roman"/>
                </w:rPr>
                <w:delText xml:space="preserve">il servizio </w:delText>
              </w:r>
            </w:del>
            <w:r>
              <w:rPr>
                <w:rFonts w:cs="Times New Roman"/>
              </w:rPr>
              <w:t xml:space="preserve">abbiamo trovato un'alternativa: Google My Maps ci permetterà di incorporare e utilizzare una mappa in modo attinente ai nostri scopi e il servizio sarà gratuito inserendo un </w:t>
            </w:r>
            <w:proofErr w:type="spellStart"/>
            <w:r>
              <w:rPr>
                <w:rFonts w:cs="Times New Roman"/>
              </w:rPr>
              <w:t>iframe</w:t>
            </w:r>
            <w:proofErr w:type="spellEnd"/>
            <w:r>
              <w:rPr>
                <w:rFonts w:cs="Times New Roman"/>
              </w:rPr>
              <w:t xml:space="preserve"> che ci fornirà proprio Google.</w:t>
            </w:r>
          </w:p>
          <w:p w14:paraId="00000562" w14:textId="77777777" w:rsidR="00653404" w:rsidRDefault="00653404" w:rsidP="00653404">
            <w:pPr>
              <w:pStyle w:val="Standard"/>
              <w:rPr>
                <w:rFonts w:cs="Times New Roman"/>
              </w:rPr>
            </w:pPr>
          </w:p>
          <w:p w14:paraId="1BDB34AE" w14:textId="77777777" w:rsidR="00653404" w:rsidRDefault="00653404" w:rsidP="00653404">
            <w:pPr>
              <w:pStyle w:val="Standard"/>
              <w:rPr>
                <w:rFonts w:cs="Times New Roman"/>
              </w:rPr>
            </w:pPr>
          </w:p>
        </w:tc>
      </w:tr>
      <w:tr w:rsidR="00653404" w:rsidRPr="00C75C4A" w14:paraId="04298397"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3B82917D" w14:textId="77777777" w:rsidR="00653404" w:rsidRDefault="00653404" w:rsidP="00653404">
            <w:pPr>
              <w:pStyle w:val="Standard"/>
              <w:rPr>
                <w:rFonts w:cs="Times New Roman"/>
                <w:lang w:val="en-US"/>
              </w:rPr>
            </w:pPr>
            <w:proofErr w:type="spellStart"/>
            <w:r>
              <w:rPr>
                <w:rFonts w:cs="Times New Roman"/>
                <w:lang w:val="en-US"/>
              </w:rPr>
              <w:t>Usare</w:t>
            </w:r>
            <w:proofErr w:type="spellEnd"/>
            <w:r>
              <w:rPr>
                <w:rFonts w:cs="Times New Roman"/>
                <w:lang w:val="en-US"/>
              </w:rPr>
              <w:t xml:space="preserve"> MySQL o NoSQL</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B1449D2" w14:textId="77777777" w:rsidR="00653404" w:rsidRDefault="00653404" w:rsidP="00653404">
            <w:pPr>
              <w:pStyle w:val="Standard"/>
              <w:rPr>
                <w:rFonts w:cs="Times New Roman"/>
                <w:lang w:val="en-US"/>
              </w:rPr>
            </w:pPr>
            <w:r>
              <w:rPr>
                <w:rFonts w:cs="Times New Roman"/>
                <w:lang w:val="en-US"/>
              </w:rPr>
              <w:t>27/11/19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460B5DB" w14:textId="77777777" w:rsidR="00653404" w:rsidRDefault="00653404" w:rsidP="00653404">
            <w:pPr>
              <w:pStyle w:val="Standard"/>
              <w:rPr>
                <w:rFonts w:cs="Times New Roman"/>
                <w:lang w:val="en-US"/>
              </w:rPr>
            </w:pPr>
            <w:r>
              <w:rPr>
                <w:rFonts w:cs="Times New Roman"/>
                <w:lang w:val="en-US"/>
              </w:rPr>
              <w:t>27/11/19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3D2D9815" w14:textId="0A36CEBD" w:rsidR="00653404" w:rsidRDefault="00653404" w:rsidP="00653404">
            <w:pPr>
              <w:pStyle w:val="Standard"/>
              <w:rPr>
                <w:rFonts w:cs="Times New Roman"/>
              </w:rPr>
            </w:pPr>
            <w:r>
              <w:rPr>
                <w:rFonts w:cs="Times New Roman"/>
              </w:rPr>
              <w:t xml:space="preserve">Abbiamo deciso di utilizzare il database MySQL visto che dopo un'analisi veloce abbiamo notato che I dati da manipolare hanno una struttura definita per cui MySQL dovrebbe permetterci di lavorare con efficienza. </w:t>
            </w:r>
            <w:r w:rsidR="00223DE5">
              <w:t xml:space="preserve"> </w:t>
            </w:r>
            <w:ins w:id="50" w:author="Mattia Masci" w:date="2019-12-12T20:44:00Z">
              <w:r w:rsidR="00A93918">
                <w:t xml:space="preserve"> </w:t>
              </w:r>
              <w:proofErr w:type="gramStart"/>
              <w:r w:rsidR="00A93918" w:rsidRPr="00A93918">
                <w:t>Inoltre</w:t>
              </w:r>
              <w:proofErr w:type="gramEnd"/>
              <w:r w:rsidR="00A93918" w:rsidRPr="00A93918">
                <w:t xml:space="preserve"> a partire dall’aggiornamento </w:t>
              </w:r>
            </w:ins>
            <w:ins w:id="51" w:author="Mattia Masci" w:date="2019-12-13T11:17:00Z">
              <w:r w:rsidR="00904ADD">
                <w:t>‘</w:t>
              </w:r>
            </w:ins>
            <w:ins w:id="52" w:author="Mattia Masci" w:date="2019-12-12T20:44:00Z">
              <w:r w:rsidR="00A93918" w:rsidRPr="00A93918">
                <w:t>MySQL8</w:t>
              </w:r>
            </w:ins>
            <w:ins w:id="53" w:author="Mattia Masci" w:date="2019-12-13T11:17:00Z">
              <w:r w:rsidR="00904ADD">
                <w:t>’</w:t>
              </w:r>
            </w:ins>
            <w:ins w:id="54" w:author="Mattia Masci" w:date="2019-12-12T20:44:00Z">
              <w:r w:rsidR="00A93918" w:rsidRPr="00A93918">
                <w:t xml:space="preserve"> sono state introdotte diverse funzionalità sulla geolocalizzazione, per esempio il tipo POINT ci permette di definire un punto con delle coordinate precise, e aggiungendo anche uno SRID (un ID numerico che si collega a un sistema di riferimento spaziale) avremo la certezza di calcolare delle misure corrette.</w:t>
              </w:r>
            </w:ins>
          </w:p>
          <w:p w14:paraId="19302B7B" w14:textId="77777777" w:rsidR="00653404" w:rsidRDefault="00653404" w:rsidP="00653404">
            <w:pPr>
              <w:pStyle w:val="Standard"/>
              <w:rPr>
                <w:rFonts w:cs="Times New Roman"/>
              </w:rPr>
            </w:pPr>
          </w:p>
          <w:p w14:paraId="6800DCF5" w14:textId="77777777" w:rsidR="00653404" w:rsidRDefault="00653404" w:rsidP="00653404">
            <w:pPr>
              <w:pStyle w:val="Standard"/>
              <w:rPr>
                <w:rFonts w:cs="Times New Roman"/>
              </w:rPr>
            </w:pPr>
          </w:p>
        </w:tc>
      </w:tr>
      <w:tr w:rsidR="00653404" w:rsidRPr="00C75C4A" w14:paraId="5636AE8D"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47A9F080" w14:textId="77777777" w:rsidR="00653404" w:rsidRDefault="00653404" w:rsidP="00653404">
            <w:pPr>
              <w:pStyle w:val="Standard"/>
              <w:rPr>
                <w:rFonts w:cs="Times New Roman"/>
                <w:lang w:val="en-US"/>
              </w:rPr>
            </w:pPr>
            <w:r>
              <w:rPr>
                <w:rFonts w:cs="Times New Roman"/>
                <w:lang w:val="en-US"/>
              </w:rPr>
              <w:lastRenderedPageBreak/>
              <w:t xml:space="preserve">Come </w:t>
            </w:r>
            <w:proofErr w:type="spellStart"/>
            <w:r>
              <w:rPr>
                <w:rFonts w:cs="Times New Roman"/>
                <w:lang w:val="en-US"/>
              </w:rPr>
              <w:t>progettare</w:t>
            </w:r>
            <w:proofErr w:type="spellEnd"/>
            <w:r>
              <w:rPr>
                <w:rFonts w:cs="Times New Roman"/>
                <w:lang w:val="en-US"/>
              </w:rPr>
              <w:t xml:space="preserve"> </w:t>
            </w:r>
            <w:proofErr w:type="spellStart"/>
            <w:r>
              <w:rPr>
                <w:rFonts w:cs="Times New Roman"/>
                <w:lang w:val="en-US"/>
              </w:rPr>
              <w:t>il</w:t>
            </w:r>
            <w:proofErr w:type="spellEnd"/>
            <w:r>
              <w:rPr>
                <w:rFonts w:cs="Times New Roman"/>
                <w:lang w:val="en-US"/>
              </w:rPr>
              <w:t xml:space="preserve"> </w:t>
            </w:r>
            <w:proofErr w:type="spellStart"/>
            <w:r>
              <w:rPr>
                <w:rFonts w:cs="Times New Roman"/>
                <w:lang w:val="en-US"/>
              </w:rPr>
              <w:t>prototipo</w:t>
            </w:r>
            <w:proofErr w:type="spellEnd"/>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D7C44A0" w14:textId="77777777" w:rsidR="00653404" w:rsidRDefault="00653404" w:rsidP="00653404">
            <w:pPr>
              <w:pStyle w:val="Standard"/>
              <w:rPr>
                <w:rFonts w:cs="Times New Roman"/>
                <w:lang w:val="en-US"/>
              </w:rPr>
            </w:pPr>
            <w:r>
              <w:rPr>
                <w:rFonts w:cs="Times New Roman"/>
                <w:lang w:val="en-US"/>
              </w:rPr>
              <w:t>27/11/19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03619E12" w14:textId="77777777" w:rsidR="00653404" w:rsidRDefault="00653404" w:rsidP="00653404">
            <w:pPr>
              <w:pStyle w:val="Standard"/>
              <w:rPr>
                <w:rFonts w:cs="Times New Roman"/>
                <w:lang w:val="en-US"/>
              </w:rPr>
            </w:pPr>
            <w:r>
              <w:rPr>
                <w:rFonts w:cs="Times New Roman"/>
                <w:lang w:val="en-US"/>
              </w:rPr>
              <w:t>02/12/19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2F9DA40" w14:textId="77777777" w:rsidR="00653404" w:rsidRDefault="00653404" w:rsidP="00653404">
            <w:pPr>
              <w:pStyle w:val="Standard"/>
              <w:rPr>
                <w:rFonts w:cs="Times New Roman"/>
              </w:rPr>
            </w:pPr>
            <w:r>
              <w:rPr>
                <w:rFonts w:cs="Times New Roman"/>
              </w:rPr>
              <w:t>Visto che il sistema è pensato per essere un servizio aggiunto al sito di un'università abbiamo deciso di implementare il progetto attraverso una pagina web.</w:t>
            </w:r>
          </w:p>
        </w:tc>
      </w:tr>
      <w:tr w:rsidR="00367BA2" w:rsidRPr="00C75C4A" w14:paraId="2DFB3CC6" w14:textId="77777777" w:rsidTr="001F4274">
        <w:trPr>
          <w:ins w:id="55" w:author="Mattia Masci" w:date="2019-12-13T11:26:00Z"/>
        </w:trPr>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31560951" w14:textId="545BF03A" w:rsidR="00367BA2" w:rsidRDefault="00367BA2" w:rsidP="00653404">
            <w:pPr>
              <w:pStyle w:val="Standard"/>
              <w:rPr>
                <w:ins w:id="56" w:author="Mattia Masci" w:date="2019-12-13T11:26:00Z"/>
                <w:rFonts w:cs="Times New Roman"/>
                <w:lang w:val="en-US"/>
              </w:rPr>
            </w:pPr>
            <w:proofErr w:type="spellStart"/>
            <w:ins w:id="57" w:author="Mattia Masci" w:date="2019-12-13T11:27:00Z">
              <w:r>
                <w:rPr>
                  <w:rFonts w:cs="Times New Roman"/>
                  <w:lang w:val="en-US"/>
                </w:rPr>
                <w:t>Rischio</w:t>
              </w:r>
              <w:proofErr w:type="spellEnd"/>
              <w:r>
                <w:rPr>
                  <w:rFonts w:cs="Times New Roman"/>
                  <w:lang w:val="en-US"/>
                </w:rPr>
                <w:t xml:space="preserve"> </w:t>
              </w:r>
              <w:r w:rsidR="00C26784">
                <w:rPr>
                  <w:rFonts w:cs="Times New Roman"/>
                  <w:lang w:val="en-US"/>
                </w:rPr>
                <w:t xml:space="preserve">di </w:t>
              </w:r>
              <w:proofErr w:type="spellStart"/>
              <w:r w:rsidR="00C26784">
                <w:rPr>
                  <w:rFonts w:cs="Times New Roman"/>
                  <w:lang w:val="en-US"/>
                </w:rPr>
                <w:t>creare</w:t>
              </w:r>
              <w:proofErr w:type="spellEnd"/>
              <w:r w:rsidR="00C26784">
                <w:rPr>
                  <w:rFonts w:cs="Times New Roman"/>
                  <w:lang w:val="en-US"/>
                </w:rPr>
                <w:t xml:space="preserve"> </w:t>
              </w:r>
              <w:proofErr w:type="spellStart"/>
              <w:r w:rsidR="00C26784">
                <w:rPr>
                  <w:rFonts w:cs="Times New Roman"/>
                  <w:lang w:val="en-US"/>
                </w:rPr>
                <w:t>confusion</w:t>
              </w:r>
            </w:ins>
            <w:ins w:id="58" w:author="Mattia Masci" w:date="2019-12-13T11:28:00Z">
              <w:r w:rsidR="005524C1">
                <w:rPr>
                  <w:rFonts w:cs="Times New Roman"/>
                  <w:lang w:val="en-US"/>
                </w:rPr>
                <w:t>e</w:t>
              </w:r>
            </w:ins>
            <w:proofErr w:type="spellEnd"/>
            <w:ins w:id="59" w:author="Mattia Masci" w:date="2019-12-13T11:27:00Z">
              <w:r w:rsidR="00C26784">
                <w:rPr>
                  <w:rFonts w:cs="Times New Roman"/>
                  <w:lang w:val="en-US"/>
                </w:rPr>
                <w:t xml:space="preserve"> in </w:t>
              </w:r>
              <w:proofErr w:type="spellStart"/>
              <w:r w:rsidR="00C26784">
                <w:rPr>
                  <w:rFonts w:cs="Times New Roman"/>
                  <w:lang w:val="en-US"/>
                </w:rPr>
                <w:t>caso</w:t>
              </w:r>
              <w:proofErr w:type="spellEnd"/>
              <w:r w:rsidR="00C26784">
                <w:rPr>
                  <w:rFonts w:cs="Times New Roman"/>
                  <w:lang w:val="en-US"/>
                </w:rPr>
                <w:t xml:space="preserve"> ci </w:t>
              </w:r>
              <w:proofErr w:type="spellStart"/>
              <w:r w:rsidR="00C26784">
                <w:rPr>
                  <w:rFonts w:cs="Times New Roman"/>
                  <w:lang w:val="en-US"/>
                </w:rPr>
                <w:t>siano</w:t>
              </w:r>
              <w:proofErr w:type="spellEnd"/>
              <w:r w:rsidR="00C26784">
                <w:rPr>
                  <w:rFonts w:cs="Times New Roman"/>
                  <w:lang w:val="en-US"/>
                </w:rPr>
                <w:t xml:space="preserve"> </w:t>
              </w:r>
              <w:proofErr w:type="spellStart"/>
              <w:r w:rsidR="00C26784">
                <w:rPr>
                  <w:rFonts w:cs="Times New Roman"/>
                  <w:lang w:val="en-US"/>
                </w:rPr>
                <w:t>molti</w:t>
              </w:r>
              <w:proofErr w:type="spellEnd"/>
              <w:r w:rsidR="00C26784">
                <w:rPr>
                  <w:rFonts w:cs="Times New Roman"/>
                  <w:lang w:val="en-US"/>
                </w:rPr>
                <w:t xml:space="preserve"> POI in </w:t>
              </w:r>
              <w:proofErr w:type="spellStart"/>
              <w:r w:rsidR="00C26784">
                <w:rPr>
                  <w:rFonts w:cs="Times New Roman"/>
                  <w:lang w:val="en-US"/>
                </w:rPr>
                <w:t>uno</w:t>
              </w:r>
              <w:proofErr w:type="spellEnd"/>
              <w:r w:rsidR="00C26784">
                <w:rPr>
                  <w:rFonts w:cs="Times New Roman"/>
                  <w:lang w:val="en-US"/>
                </w:rPr>
                <w:t xml:space="preserve"> </w:t>
              </w:r>
              <w:proofErr w:type="spellStart"/>
              <w:r w:rsidR="00C26784">
                <w:rPr>
                  <w:rFonts w:cs="Times New Roman"/>
                  <w:lang w:val="en-US"/>
                </w:rPr>
                <w:t>spazio</w:t>
              </w:r>
              <w:proofErr w:type="spellEnd"/>
              <w:r w:rsidR="00C26784">
                <w:rPr>
                  <w:rFonts w:cs="Times New Roman"/>
                  <w:lang w:val="en-US"/>
                </w:rPr>
                <w:t xml:space="preserve"> ristretto</w:t>
              </w:r>
            </w:ins>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4CB03899" w14:textId="2E08863E" w:rsidR="00367BA2" w:rsidRDefault="00C26784" w:rsidP="00653404">
            <w:pPr>
              <w:pStyle w:val="Standard"/>
              <w:rPr>
                <w:ins w:id="60" w:author="Mattia Masci" w:date="2019-12-13T11:26:00Z"/>
                <w:rFonts w:cs="Times New Roman"/>
                <w:lang w:val="en-US"/>
              </w:rPr>
            </w:pPr>
            <w:ins w:id="61" w:author="Mattia Masci" w:date="2019-12-13T11:27:00Z">
              <w:r>
                <w:rPr>
                  <w:rFonts w:cs="Times New Roman"/>
                  <w:lang w:val="en-US"/>
                </w:rPr>
                <w:t>13/</w:t>
              </w:r>
            </w:ins>
            <w:ins w:id="62" w:author="Mattia Masci" w:date="2019-12-13T11:28:00Z">
              <w:r>
                <w:rPr>
                  <w:rFonts w:cs="Times New Roman"/>
                  <w:lang w:val="en-US"/>
                </w:rPr>
                <w:t>12/19</w:t>
              </w:r>
            </w:ins>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F782D0F" w14:textId="564EFC8F" w:rsidR="00367BA2" w:rsidRDefault="005524C1" w:rsidP="00653404">
            <w:pPr>
              <w:pStyle w:val="Standard"/>
              <w:rPr>
                <w:ins w:id="63" w:author="Mattia Masci" w:date="2019-12-13T11:26:00Z"/>
                <w:rFonts w:cs="Times New Roman"/>
                <w:lang w:val="en-US"/>
              </w:rPr>
            </w:pPr>
            <w:ins w:id="64" w:author="Mattia Masci" w:date="2019-12-13T11:28:00Z">
              <w:r>
                <w:rPr>
                  <w:rFonts w:cs="Times New Roman"/>
                  <w:lang w:val="en-US"/>
                </w:rPr>
                <w:t>1</w:t>
              </w:r>
            </w:ins>
            <w:ins w:id="65" w:author="Mattia Masci" w:date="2019-12-17T14:56:00Z">
              <w:r w:rsidR="00017B43">
                <w:rPr>
                  <w:rFonts w:cs="Times New Roman"/>
                  <w:lang w:val="en-US"/>
                </w:rPr>
                <w:t>7</w:t>
              </w:r>
            </w:ins>
            <w:ins w:id="66" w:author="Mattia Masci" w:date="2019-12-13T11:28:00Z">
              <w:r>
                <w:rPr>
                  <w:rFonts w:cs="Times New Roman"/>
                  <w:lang w:val="en-US"/>
                </w:rPr>
                <w:t>/12/19</w:t>
              </w:r>
            </w:ins>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3CD0E72" w14:textId="77777777" w:rsidR="00367BA2" w:rsidRDefault="00941284" w:rsidP="00653404">
            <w:pPr>
              <w:pStyle w:val="Standard"/>
              <w:rPr>
                <w:ins w:id="67" w:author="Mattia Masci" w:date="2019-12-17T14:55:00Z"/>
                <w:rFonts w:cs="Times New Roman"/>
              </w:rPr>
            </w:pPr>
            <w:ins w:id="68" w:author="Mattia Masci" w:date="2019-12-13T11:28:00Z">
              <w:r>
                <w:rPr>
                  <w:rFonts w:cs="Times New Roman"/>
                </w:rPr>
                <w:t xml:space="preserve">Come prima cosa abbiamo </w:t>
              </w:r>
            </w:ins>
            <w:ins w:id="69" w:author="Mattia Masci" w:date="2019-12-13T11:29:00Z">
              <w:r>
                <w:rPr>
                  <w:rFonts w:cs="Times New Roman"/>
                </w:rPr>
                <w:t>evita</w:t>
              </w:r>
              <w:r w:rsidR="00336935">
                <w:rPr>
                  <w:rFonts w:cs="Times New Roman"/>
                </w:rPr>
                <w:t xml:space="preserve">to </w:t>
              </w:r>
              <w:r>
                <w:rPr>
                  <w:rFonts w:cs="Times New Roman"/>
                </w:rPr>
                <w:t xml:space="preserve">questo ostacolo </w:t>
              </w:r>
              <w:r w:rsidR="00336935">
                <w:rPr>
                  <w:rFonts w:cs="Times New Roman"/>
                </w:rPr>
                <w:t>ne</w:t>
              </w:r>
            </w:ins>
            <w:ins w:id="70" w:author="Mattia Masci" w:date="2019-12-13T11:30:00Z">
              <w:r w:rsidR="00092A29">
                <w:rPr>
                  <w:rFonts w:cs="Times New Roman"/>
                </w:rPr>
                <w:t xml:space="preserve">l caso dell’utilizzo da parte di un utente non registrato </w:t>
              </w:r>
              <w:r w:rsidR="00AA093D">
                <w:rPr>
                  <w:rFonts w:cs="Times New Roman"/>
                </w:rPr>
                <w:t xml:space="preserve">impostando inizialmente tutti i filtri a zero, </w:t>
              </w:r>
            </w:ins>
            <w:ins w:id="71" w:author="Mattia Masci" w:date="2019-12-13T11:32:00Z">
              <w:r w:rsidR="00E33056">
                <w:rPr>
                  <w:rFonts w:cs="Times New Roman"/>
                </w:rPr>
                <w:t xml:space="preserve">probabilmente l’utilizzatore avrà bisogno di fare ricerche mirate per cui </w:t>
              </w:r>
            </w:ins>
            <w:ins w:id="72" w:author="Mattia Masci" w:date="2019-12-13T11:33:00Z">
              <w:r w:rsidR="009D4DB4">
                <w:rPr>
                  <w:rFonts w:cs="Times New Roman"/>
                </w:rPr>
                <w:t>nella grande maggioranza dei casi non si creeranno problemi di sovraffollamento di POI.</w:t>
              </w:r>
            </w:ins>
          </w:p>
          <w:p w14:paraId="60656C5E" w14:textId="067D8710" w:rsidR="00195FD6" w:rsidRDefault="00195FD6" w:rsidP="00653404">
            <w:pPr>
              <w:pStyle w:val="Standard"/>
              <w:rPr>
                <w:ins w:id="73" w:author="Mattia Masci" w:date="2019-12-13T11:26:00Z"/>
                <w:rFonts w:cs="Times New Roman"/>
              </w:rPr>
            </w:pPr>
            <w:ins w:id="74" w:author="Mattia Masci" w:date="2019-12-17T14:55:00Z">
              <w:r>
                <w:rPr>
                  <w:rFonts w:cs="Times New Roman"/>
                </w:rPr>
                <w:t xml:space="preserve">Negli altri casi </w:t>
              </w:r>
            </w:ins>
            <w:ins w:id="75" w:author="Mattia Masci" w:date="2019-12-17T14:56:00Z">
              <w:r w:rsidR="00017B43">
                <w:rPr>
                  <w:rFonts w:cs="Times New Roman"/>
                </w:rPr>
                <w:t>abbiamo</w:t>
              </w:r>
            </w:ins>
            <w:ins w:id="76" w:author="Mattia Masci" w:date="2019-12-17T14:57:00Z">
              <w:r w:rsidR="00017B43">
                <w:rPr>
                  <w:rFonts w:cs="Times New Roman"/>
                </w:rPr>
                <w:t xml:space="preserve"> agito cercando di tendere all’essenziale, </w:t>
              </w:r>
            </w:ins>
            <w:ins w:id="77" w:author="Mattia Masci" w:date="2019-12-17T14:58:00Z">
              <w:r w:rsidR="00017B43">
                <w:rPr>
                  <w:rFonts w:cs="Times New Roman"/>
                </w:rPr>
                <w:t xml:space="preserve">spiegheremo tutto nei dettagli nella parte ‘design </w:t>
              </w:r>
              <w:proofErr w:type="spellStart"/>
              <w:r w:rsidR="00017B43">
                <w:rPr>
                  <w:rFonts w:cs="Times New Roman"/>
                </w:rPr>
                <w:t>decisions</w:t>
              </w:r>
              <w:proofErr w:type="spellEnd"/>
              <w:r w:rsidR="00017B43">
                <w:rPr>
                  <w:rFonts w:cs="Times New Roman"/>
                </w:rPr>
                <w:t>’.</w:t>
              </w:r>
            </w:ins>
          </w:p>
        </w:tc>
      </w:tr>
    </w:tbl>
    <w:p w14:paraId="6C6FF472" w14:textId="77777777" w:rsidR="008C43BF" w:rsidRPr="008C43BF" w:rsidRDefault="008C43BF" w:rsidP="008C43BF"/>
    <w:p w14:paraId="6FC7A84B" w14:textId="77777777" w:rsidR="00FC3499" w:rsidRPr="00C75C4A" w:rsidRDefault="00FC3499" w:rsidP="00CA33AE">
      <w:pPr>
        <w:pStyle w:val="Titolo2"/>
        <w:rPr>
          <w:lang w:val="it-IT"/>
        </w:rPr>
      </w:pPr>
    </w:p>
    <w:p w14:paraId="599031F8" w14:textId="77777777" w:rsidR="0037089A" w:rsidRPr="0037089A" w:rsidRDefault="0037089A" w:rsidP="0037089A">
      <w:pPr>
        <w:tabs>
          <w:tab w:val="left" w:pos="2422"/>
        </w:tabs>
        <w:rPr>
          <w:lang w:val="it-IT"/>
        </w:rPr>
      </w:pPr>
    </w:p>
    <w:p w14:paraId="0BD9CBB1" w14:textId="2BA7D70F" w:rsidR="00EF4EC6" w:rsidRPr="004D055C" w:rsidRDefault="00EF4EC6" w:rsidP="00EF4EC6">
      <w:pPr>
        <w:pStyle w:val="Standard"/>
        <w:pageBreakBefore/>
        <w:spacing w:after="300" w:line="276" w:lineRule="auto"/>
        <w:rPr>
          <w:rFonts w:ascii="Cambria" w:hAnsi="Cambria" w:cs="Times New Roman"/>
          <w:noProof/>
          <w:color w:val="17365D"/>
          <w:spacing w:val="5"/>
          <w:kern w:val="28"/>
          <w:sz w:val="52"/>
          <w:szCs w:val="52"/>
          <w:lang w:eastAsia="en-US" w:bidi="ar-SA"/>
        </w:rPr>
      </w:pPr>
      <w:r w:rsidRPr="004D055C">
        <w:rPr>
          <w:rFonts w:ascii="Cambria" w:hAnsi="Cambria" w:cs="Times New Roman"/>
          <w:noProof/>
          <w:color w:val="17365D"/>
          <w:spacing w:val="5"/>
          <w:kern w:val="28"/>
          <w:sz w:val="52"/>
          <w:szCs w:val="52"/>
          <w:lang w:eastAsia="en-US" w:bidi="ar-SA"/>
        </w:rPr>
        <w:lastRenderedPageBreak/>
        <w:t>A. Stato dell’Arte</w:t>
      </w:r>
    </w:p>
    <w:p w14:paraId="3D67FB8D" w14:textId="704B99DA" w:rsidR="00EF4EC6" w:rsidRDefault="00EF4EC6" w:rsidP="00EF4EC6">
      <w:pPr>
        <w:pStyle w:val="Standard"/>
        <w:spacing w:after="300" w:line="276" w:lineRule="auto"/>
        <w:rPr>
          <w:ins w:id="78" w:author="Mattia Masci" w:date="2019-12-12T21:57:00Z"/>
          <w:rFonts w:asciiTheme="majorHAnsi" w:hAnsiTheme="majorHAnsi"/>
          <w:iCs/>
          <w:color w:val="000000"/>
        </w:rPr>
      </w:pPr>
      <w:r w:rsidRPr="00F9668C">
        <w:rPr>
          <w:rFonts w:asciiTheme="majorHAnsi" w:hAnsiTheme="majorHAnsi"/>
          <w:iCs/>
          <w:color w:val="000000"/>
        </w:rPr>
        <w:t>Consultando vari siti universitari italiani abbiamo notato che molti di questi sono sprovvisti di una mappa virtuale, per quanto riguarda i pochi che ne sono dotati viene offerto solo un servizio base.</w:t>
      </w:r>
    </w:p>
    <w:p w14:paraId="1F5A35E9" w14:textId="3B79A2E9" w:rsidR="002C6B16" w:rsidRPr="00F9668C" w:rsidRDefault="002C6B16" w:rsidP="002C6B16">
      <w:pPr>
        <w:pStyle w:val="Standard"/>
        <w:spacing w:after="300" w:line="276" w:lineRule="auto"/>
        <w:rPr>
          <w:rFonts w:asciiTheme="majorHAnsi" w:hAnsiTheme="majorHAnsi"/>
          <w:iCs/>
          <w:color w:val="000000"/>
        </w:rPr>
      </w:pPr>
      <w:ins w:id="79" w:author="Mattia Masci" w:date="2019-12-12T21:57:00Z">
        <w:r>
          <w:rPr>
            <w:rFonts w:asciiTheme="majorHAnsi" w:hAnsiTheme="majorHAnsi"/>
            <w:iCs/>
            <w:color w:val="000000"/>
          </w:rPr>
          <w:t>Un esempio è</w:t>
        </w:r>
        <w:r w:rsidRPr="002C6B16">
          <w:rPr>
            <w:rFonts w:asciiTheme="majorHAnsi" w:hAnsiTheme="majorHAnsi"/>
            <w:iCs/>
            <w:color w:val="000000"/>
          </w:rPr>
          <w:t xml:space="preserve"> l'</w:t>
        </w:r>
        <w:r>
          <w:rPr>
            <w:rFonts w:asciiTheme="majorHAnsi" w:hAnsiTheme="majorHAnsi"/>
            <w:iCs/>
            <w:color w:val="000000"/>
          </w:rPr>
          <w:t>U</w:t>
        </w:r>
        <w:r w:rsidRPr="002C6B16">
          <w:rPr>
            <w:rFonts w:asciiTheme="majorHAnsi" w:hAnsiTheme="majorHAnsi"/>
            <w:iCs/>
            <w:color w:val="000000"/>
          </w:rPr>
          <w:t>niversità di Bologna</w:t>
        </w:r>
        <w:r w:rsidR="00CA3E4B">
          <w:rPr>
            <w:rFonts w:asciiTheme="majorHAnsi" w:hAnsiTheme="majorHAnsi"/>
            <w:iCs/>
            <w:color w:val="000000"/>
          </w:rPr>
          <w:t xml:space="preserve"> </w:t>
        </w:r>
        <w:r>
          <w:rPr>
            <w:rFonts w:asciiTheme="majorHAnsi" w:hAnsiTheme="majorHAnsi"/>
            <w:iCs/>
            <w:color w:val="000000"/>
          </w:rPr>
          <w:t>che</w:t>
        </w:r>
        <w:r w:rsidRPr="002C6B16">
          <w:rPr>
            <w:rFonts w:asciiTheme="majorHAnsi" w:hAnsiTheme="majorHAnsi"/>
            <w:iCs/>
            <w:color w:val="000000"/>
          </w:rPr>
          <w:t xml:space="preserve"> mette a disposizione una mappa </w:t>
        </w:r>
        <w:r w:rsidR="00CA3E4B">
          <w:rPr>
            <w:rFonts w:asciiTheme="majorHAnsi" w:hAnsiTheme="majorHAnsi"/>
            <w:iCs/>
            <w:color w:val="000000"/>
          </w:rPr>
          <w:t xml:space="preserve">abbastanza </w:t>
        </w:r>
        <w:r w:rsidRPr="002C6B16">
          <w:rPr>
            <w:rFonts w:asciiTheme="majorHAnsi" w:hAnsiTheme="majorHAnsi"/>
            <w:iCs/>
            <w:color w:val="000000"/>
          </w:rPr>
          <w:t xml:space="preserve">rudimentale creata attraverso </w:t>
        </w:r>
        <w:proofErr w:type="spellStart"/>
        <w:r w:rsidRPr="002C6B16">
          <w:rPr>
            <w:rFonts w:asciiTheme="majorHAnsi" w:hAnsiTheme="majorHAnsi"/>
            <w:iCs/>
            <w:color w:val="000000"/>
          </w:rPr>
          <w:t>Leaflet</w:t>
        </w:r>
        <w:proofErr w:type="spellEnd"/>
        <w:r w:rsidRPr="002C6B16">
          <w:rPr>
            <w:rFonts w:asciiTheme="majorHAnsi" w:hAnsiTheme="majorHAnsi"/>
            <w:iCs/>
            <w:color w:val="000000"/>
          </w:rPr>
          <w:t>, la principale libreria JavaScript open source per mappe interattive ottimizzate per dispositivi mobili.</w:t>
        </w:r>
      </w:ins>
      <w:ins w:id="80" w:author="Mattia Masci" w:date="2019-12-12T21:58:00Z">
        <w:r w:rsidR="00CA3E4B">
          <w:rPr>
            <w:rFonts w:asciiTheme="majorHAnsi" w:hAnsiTheme="majorHAnsi"/>
            <w:iCs/>
            <w:color w:val="000000"/>
          </w:rPr>
          <w:t xml:space="preserve"> </w:t>
        </w:r>
      </w:ins>
      <w:ins w:id="81" w:author="Mattia Masci" w:date="2019-12-12T21:57:00Z">
        <w:r w:rsidRPr="002C6B16">
          <w:rPr>
            <w:rFonts w:asciiTheme="majorHAnsi" w:hAnsiTheme="majorHAnsi"/>
            <w:iCs/>
            <w:color w:val="000000"/>
          </w:rPr>
          <w:t>Secondo la documentazione il peso d</w:t>
        </w:r>
      </w:ins>
      <w:ins w:id="82" w:author="Mattia Masci" w:date="2019-12-13T09:40:00Z">
        <w:r w:rsidR="009E3A6D">
          <w:rPr>
            <w:rFonts w:asciiTheme="majorHAnsi" w:hAnsiTheme="majorHAnsi"/>
            <w:iCs/>
            <w:color w:val="000000"/>
          </w:rPr>
          <w:t>i questa</w:t>
        </w:r>
      </w:ins>
      <w:ins w:id="83" w:author="Mattia Masci" w:date="2019-12-12T21:57:00Z">
        <w:r w:rsidRPr="002C6B16">
          <w:rPr>
            <w:rFonts w:asciiTheme="majorHAnsi" w:hAnsiTheme="majorHAnsi"/>
            <w:iCs/>
            <w:color w:val="000000"/>
          </w:rPr>
          <w:t xml:space="preserve"> libreria è veramente minimo ma comunque permette tutte le funzionalità di mappatura di cui la maggior parte degli sviluppatori ha bisogno.</w:t>
        </w:r>
      </w:ins>
    </w:p>
    <w:p w14:paraId="42BA303D" w14:textId="0F7EC669" w:rsidR="0069797B" w:rsidRDefault="00EF4EC6" w:rsidP="0069797B">
      <w:pPr>
        <w:pStyle w:val="Standard"/>
        <w:spacing w:after="300" w:line="276" w:lineRule="auto"/>
        <w:rPr>
          <w:ins w:id="84" w:author="Mattia Masci" w:date="2019-12-12T21:34:00Z"/>
          <w:rFonts w:asciiTheme="majorHAnsi" w:hAnsiTheme="majorHAnsi"/>
          <w:iCs/>
          <w:color w:val="000000"/>
        </w:rPr>
      </w:pPr>
      <w:del w:id="85" w:author="Mattia Masci" w:date="2019-12-12T21:58:00Z">
        <w:r w:rsidRPr="00F9668C" w:rsidDel="00CA3E4B">
          <w:rPr>
            <w:rFonts w:asciiTheme="majorHAnsi" w:hAnsiTheme="majorHAnsi"/>
            <w:iCs/>
            <w:color w:val="000000"/>
          </w:rPr>
          <w:delText>Sotto questo punto di vista</w:delText>
        </w:r>
      </w:del>
      <w:ins w:id="86" w:author="Mattia Masci" w:date="2019-12-12T21:58:00Z">
        <w:r w:rsidR="00CA3E4B">
          <w:rPr>
            <w:rFonts w:asciiTheme="majorHAnsi" w:hAnsiTheme="majorHAnsi"/>
            <w:iCs/>
            <w:color w:val="000000"/>
          </w:rPr>
          <w:t>A nostro avviso</w:t>
        </w:r>
      </w:ins>
      <w:r w:rsidRPr="00F9668C">
        <w:rPr>
          <w:rFonts w:asciiTheme="majorHAnsi" w:hAnsiTheme="majorHAnsi"/>
          <w:iCs/>
          <w:color w:val="000000"/>
        </w:rPr>
        <w:t xml:space="preserve"> il sito più fornito</w:t>
      </w:r>
      <w:del w:id="87" w:author="Mattia Masci" w:date="2019-12-12T21:58:00Z">
        <w:r w:rsidRPr="00F9668C" w:rsidDel="00CA3E4B">
          <w:rPr>
            <w:rFonts w:asciiTheme="majorHAnsi" w:hAnsiTheme="majorHAnsi"/>
            <w:iCs/>
            <w:color w:val="000000"/>
          </w:rPr>
          <w:delText>,</w:delText>
        </w:r>
      </w:del>
      <w:r w:rsidRPr="00F9668C">
        <w:rPr>
          <w:rFonts w:asciiTheme="majorHAnsi" w:hAnsiTheme="majorHAnsi"/>
          <w:iCs/>
          <w:color w:val="000000"/>
        </w:rPr>
        <w:t xml:space="preserve"> tra quelli che abbiamo visionato</w:t>
      </w:r>
      <w:del w:id="88" w:author="Mattia Masci" w:date="2019-12-12T21:58:00Z">
        <w:r w:rsidRPr="00F9668C" w:rsidDel="00CA3E4B">
          <w:rPr>
            <w:rFonts w:asciiTheme="majorHAnsi" w:hAnsiTheme="majorHAnsi"/>
            <w:iCs/>
            <w:color w:val="000000"/>
          </w:rPr>
          <w:delText>,</w:delText>
        </w:r>
      </w:del>
      <w:r w:rsidRPr="00F9668C">
        <w:rPr>
          <w:rFonts w:asciiTheme="majorHAnsi" w:hAnsiTheme="majorHAnsi"/>
          <w:iCs/>
          <w:color w:val="000000"/>
        </w:rPr>
        <w:t xml:space="preserve"> è quell</w:t>
      </w:r>
      <w:ins w:id="89" w:author="Mattia Masci" w:date="2019-12-12T21:34:00Z">
        <w:r w:rsidR="0069797B">
          <w:rPr>
            <w:rFonts w:asciiTheme="majorHAnsi" w:hAnsiTheme="majorHAnsi"/>
            <w:iCs/>
            <w:color w:val="000000"/>
          </w:rPr>
          <w:t>o</w:t>
        </w:r>
      </w:ins>
      <w:del w:id="90" w:author="Mattia Masci" w:date="2019-12-12T21:34:00Z">
        <w:r w:rsidRPr="00F9668C" w:rsidDel="0069797B">
          <w:rPr>
            <w:rFonts w:asciiTheme="majorHAnsi" w:hAnsiTheme="majorHAnsi"/>
            <w:iCs/>
            <w:color w:val="000000"/>
          </w:rPr>
          <w:delText>a</w:delText>
        </w:r>
      </w:del>
      <w:r w:rsidRPr="00F9668C">
        <w:rPr>
          <w:rFonts w:asciiTheme="majorHAnsi" w:hAnsiTheme="majorHAnsi"/>
          <w:iCs/>
          <w:color w:val="000000"/>
        </w:rPr>
        <w:t xml:space="preserve"> della "Sapienza Università di Roma".</w:t>
      </w:r>
      <w:ins w:id="91" w:author="Mattia Masci" w:date="2019-12-12T21:34:00Z">
        <w:r w:rsidR="0069797B">
          <w:rPr>
            <w:rFonts w:asciiTheme="majorHAnsi" w:hAnsiTheme="majorHAnsi"/>
            <w:iCs/>
            <w:color w:val="000000"/>
          </w:rPr>
          <w:t xml:space="preserve"> </w:t>
        </w:r>
        <w:r w:rsidR="0069797B" w:rsidRPr="0069797B">
          <w:rPr>
            <w:rFonts w:asciiTheme="majorHAnsi" w:hAnsiTheme="majorHAnsi"/>
            <w:iCs/>
            <w:color w:val="000000"/>
          </w:rPr>
          <w:t>La mappa dell'universit</w:t>
        </w:r>
        <w:r w:rsidR="0069797B">
          <w:rPr>
            <w:rFonts w:asciiTheme="majorHAnsi" w:hAnsiTheme="majorHAnsi"/>
            <w:iCs/>
            <w:color w:val="000000"/>
          </w:rPr>
          <w:t>à</w:t>
        </w:r>
        <w:r w:rsidR="0069797B" w:rsidRPr="0069797B">
          <w:rPr>
            <w:rFonts w:asciiTheme="majorHAnsi" w:hAnsiTheme="majorHAnsi"/>
            <w:iCs/>
            <w:color w:val="000000"/>
          </w:rPr>
          <w:t xml:space="preserve"> è creata utilizzando le API di Google Maps Platform, una raccolta di API</w:t>
        </w:r>
        <w:r w:rsidR="0069797B">
          <w:rPr>
            <w:rFonts w:asciiTheme="majorHAnsi" w:hAnsiTheme="majorHAnsi"/>
            <w:iCs/>
            <w:color w:val="000000"/>
          </w:rPr>
          <w:t xml:space="preserve"> </w:t>
        </w:r>
        <w:r w:rsidR="0069797B" w:rsidRPr="0069797B">
          <w:rPr>
            <w:rFonts w:asciiTheme="majorHAnsi" w:hAnsiTheme="majorHAnsi"/>
            <w:iCs/>
            <w:color w:val="000000"/>
          </w:rPr>
          <w:t xml:space="preserve">che consente di sovrapporre </w:t>
        </w:r>
      </w:ins>
      <w:ins w:id="92" w:author="Mattia Masci" w:date="2019-12-13T09:41:00Z">
        <w:r w:rsidR="00A23A30">
          <w:rPr>
            <w:rFonts w:asciiTheme="majorHAnsi" w:hAnsiTheme="majorHAnsi"/>
            <w:iCs/>
            <w:color w:val="000000"/>
          </w:rPr>
          <w:t>dei</w:t>
        </w:r>
      </w:ins>
      <w:ins w:id="93" w:author="Mattia Masci" w:date="2019-12-12T21:34:00Z">
        <w:r w:rsidR="0069797B" w:rsidRPr="0069797B">
          <w:rPr>
            <w:rFonts w:asciiTheme="majorHAnsi" w:hAnsiTheme="majorHAnsi"/>
            <w:iCs/>
            <w:color w:val="000000"/>
          </w:rPr>
          <w:t xml:space="preserve"> dati a una mappa personalizzata di Google. </w:t>
        </w:r>
        <w:proofErr w:type="gramStart"/>
        <w:r w:rsidR="0069797B" w:rsidRPr="0069797B">
          <w:rPr>
            <w:rFonts w:asciiTheme="majorHAnsi" w:hAnsiTheme="majorHAnsi"/>
            <w:iCs/>
            <w:color w:val="000000"/>
          </w:rPr>
          <w:t>In particolare</w:t>
        </w:r>
        <w:proofErr w:type="gramEnd"/>
        <w:r w:rsidR="0069797B" w:rsidRPr="0069797B">
          <w:rPr>
            <w:rFonts w:asciiTheme="majorHAnsi" w:hAnsiTheme="majorHAnsi"/>
            <w:iCs/>
            <w:color w:val="000000"/>
          </w:rPr>
          <w:t xml:space="preserve"> tutto questo è stato</w:t>
        </w:r>
        <w:r w:rsidR="0069797B">
          <w:rPr>
            <w:rFonts w:asciiTheme="majorHAnsi" w:hAnsiTheme="majorHAnsi"/>
            <w:iCs/>
            <w:color w:val="000000"/>
          </w:rPr>
          <w:t xml:space="preserve"> </w:t>
        </w:r>
        <w:r w:rsidR="0069797B" w:rsidRPr="0069797B">
          <w:rPr>
            <w:rFonts w:asciiTheme="majorHAnsi" w:hAnsiTheme="majorHAnsi"/>
            <w:iCs/>
            <w:color w:val="000000"/>
          </w:rPr>
          <w:t xml:space="preserve">fatto attraverso </w:t>
        </w:r>
        <w:proofErr w:type="spellStart"/>
        <w:r w:rsidR="0069797B" w:rsidRPr="0069797B">
          <w:rPr>
            <w:rFonts w:asciiTheme="majorHAnsi" w:hAnsiTheme="majorHAnsi"/>
            <w:iCs/>
            <w:color w:val="000000"/>
          </w:rPr>
          <w:t>GeoCMS</w:t>
        </w:r>
        <w:proofErr w:type="spellEnd"/>
        <w:r w:rsidR="0069797B" w:rsidRPr="0069797B">
          <w:rPr>
            <w:rFonts w:asciiTheme="majorHAnsi" w:hAnsiTheme="majorHAnsi"/>
            <w:iCs/>
            <w:color w:val="000000"/>
          </w:rPr>
          <w:t xml:space="preserve"> che è un Content Management System basato appunto sulla tecnologia Google Maps Platform per</w:t>
        </w:r>
        <w:r w:rsidR="0069797B">
          <w:rPr>
            <w:rFonts w:asciiTheme="majorHAnsi" w:hAnsiTheme="majorHAnsi"/>
            <w:iCs/>
            <w:color w:val="000000"/>
          </w:rPr>
          <w:t xml:space="preserve"> </w:t>
        </w:r>
        <w:r w:rsidR="0069797B" w:rsidRPr="0069797B">
          <w:rPr>
            <w:rFonts w:asciiTheme="majorHAnsi" w:hAnsiTheme="majorHAnsi"/>
            <w:iCs/>
            <w:color w:val="000000"/>
          </w:rPr>
          <w:t>la gestione di informazioni geolocalizzate destinate alla fruizione su web, dispositivi mobili e</w:t>
        </w:r>
        <w:r w:rsidR="0069797B">
          <w:rPr>
            <w:rFonts w:asciiTheme="majorHAnsi" w:hAnsiTheme="majorHAnsi"/>
            <w:iCs/>
            <w:color w:val="000000"/>
          </w:rPr>
          <w:t xml:space="preserve"> </w:t>
        </w:r>
        <w:r w:rsidR="0069797B" w:rsidRPr="0069797B">
          <w:rPr>
            <w:rFonts w:asciiTheme="majorHAnsi" w:hAnsiTheme="majorHAnsi"/>
            <w:iCs/>
            <w:color w:val="000000"/>
          </w:rPr>
          <w:t>altre piattaforme. Questo strumento fornisce un pacchetto di servizi web attraverso cui gestire, pubblicare e ricercare dati geo, offrendo un supporto sistemistico e funzionale che agevola queste attività. Naturalmente tutto questo è a pagamento</w:t>
        </w:r>
        <w:r w:rsidR="0069797B">
          <w:rPr>
            <w:rFonts w:asciiTheme="majorHAnsi" w:hAnsiTheme="majorHAnsi"/>
            <w:iCs/>
            <w:color w:val="000000"/>
          </w:rPr>
          <w:t>.</w:t>
        </w:r>
      </w:ins>
    </w:p>
    <w:p w14:paraId="1FC9CFCD" w14:textId="77777777" w:rsidR="004E269D" w:rsidRDefault="00EF4EC6" w:rsidP="0069797B">
      <w:pPr>
        <w:pStyle w:val="Standard"/>
        <w:spacing w:after="300" w:line="276" w:lineRule="auto"/>
        <w:rPr>
          <w:ins w:id="94" w:author="Mattia Masci" w:date="2019-12-13T09:54:00Z"/>
          <w:rFonts w:asciiTheme="majorHAnsi" w:hAnsiTheme="majorHAnsi"/>
          <w:iCs/>
          <w:color w:val="000000"/>
        </w:rPr>
      </w:pPr>
      <w:r w:rsidRPr="00F9668C">
        <w:rPr>
          <w:rFonts w:asciiTheme="majorHAnsi" w:hAnsiTheme="majorHAnsi"/>
          <w:iCs/>
          <w:color w:val="000000"/>
        </w:rPr>
        <w:t xml:space="preserve"> La pagina </w:t>
      </w:r>
      <w:ins w:id="95" w:author="Mattia Masci" w:date="2019-12-13T09:42:00Z">
        <w:r w:rsidR="00BD010F">
          <w:rPr>
            <w:rFonts w:asciiTheme="majorHAnsi" w:hAnsiTheme="majorHAnsi"/>
            <w:iCs/>
            <w:color w:val="000000"/>
          </w:rPr>
          <w:t xml:space="preserve">della Sapienza </w:t>
        </w:r>
      </w:ins>
      <w:r w:rsidRPr="00F9668C">
        <w:rPr>
          <w:rFonts w:asciiTheme="majorHAnsi" w:hAnsiTheme="majorHAnsi"/>
          <w:iCs/>
          <w:color w:val="000000"/>
        </w:rPr>
        <w:t>è molto intuitiva e mette a disposizione una mappa con molte funzionalità, tra l'altro tante delle quali richieste nella specifica del nostro progetto</w:t>
      </w:r>
      <w:ins w:id="96" w:author="Mattia Masci" w:date="2019-12-12T21:36:00Z">
        <w:r w:rsidR="0074347E">
          <w:rPr>
            <w:rFonts w:asciiTheme="majorHAnsi" w:hAnsiTheme="majorHAnsi"/>
            <w:iCs/>
            <w:color w:val="000000"/>
          </w:rPr>
          <w:t xml:space="preserve">. </w:t>
        </w:r>
      </w:ins>
    </w:p>
    <w:p w14:paraId="7D22F5DB" w14:textId="6F52B952" w:rsidR="004E269D" w:rsidRDefault="00D943F3" w:rsidP="0069797B">
      <w:pPr>
        <w:pStyle w:val="Standard"/>
        <w:spacing w:after="300" w:line="276" w:lineRule="auto"/>
        <w:rPr>
          <w:ins w:id="97" w:author="Mattia Masci" w:date="2019-12-13T09:54:00Z"/>
          <w:rFonts w:asciiTheme="majorHAnsi" w:hAnsiTheme="majorHAnsi"/>
          <w:iCs/>
          <w:color w:val="000000"/>
        </w:rPr>
      </w:pPr>
      <w:ins w:id="98" w:author="Mattia Masci" w:date="2019-12-13T09:48:00Z">
        <w:r>
          <w:rPr>
            <w:rFonts w:asciiTheme="majorHAnsi" w:hAnsiTheme="majorHAnsi"/>
            <w:iCs/>
            <w:color w:val="000000"/>
          </w:rPr>
          <w:t xml:space="preserve">Uno dei problemi del sito è che </w:t>
        </w:r>
      </w:ins>
      <w:ins w:id="99" w:author="Mattia Masci" w:date="2019-12-13T09:50:00Z">
        <w:r w:rsidR="00B05ADC">
          <w:rPr>
            <w:rFonts w:asciiTheme="majorHAnsi" w:hAnsiTheme="majorHAnsi"/>
            <w:iCs/>
            <w:color w:val="000000"/>
          </w:rPr>
          <w:t>scegliendo</w:t>
        </w:r>
      </w:ins>
      <w:ins w:id="100" w:author="Mattia Masci" w:date="2019-12-13T09:54:00Z">
        <w:r w:rsidR="004E269D">
          <w:rPr>
            <w:rFonts w:asciiTheme="majorHAnsi" w:hAnsiTheme="majorHAnsi"/>
            <w:iCs/>
            <w:color w:val="000000"/>
          </w:rPr>
          <w:t xml:space="preserve"> la</w:t>
        </w:r>
      </w:ins>
      <w:ins w:id="101" w:author="Mattia Masci" w:date="2019-12-13T09:49:00Z">
        <w:r w:rsidR="004C5DB4">
          <w:rPr>
            <w:rFonts w:asciiTheme="majorHAnsi" w:hAnsiTheme="majorHAnsi"/>
            <w:iCs/>
            <w:color w:val="000000"/>
          </w:rPr>
          <w:t xml:space="preserve"> categoria POI </w:t>
        </w:r>
      </w:ins>
      <w:ins w:id="102" w:author="Mattia Masci" w:date="2019-12-13T09:56:00Z">
        <w:r w:rsidR="00F8294B">
          <w:rPr>
            <w:rFonts w:asciiTheme="majorHAnsi" w:hAnsiTheme="majorHAnsi"/>
            <w:iCs/>
            <w:color w:val="000000"/>
          </w:rPr>
          <w:t xml:space="preserve">viene </w:t>
        </w:r>
      </w:ins>
      <w:ins w:id="103" w:author="Mattia Masci" w:date="2019-12-13T09:49:00Z">
        <w:r w:rsidR="004C5DB4">
          <w:rPr>
            <w:rFonts w:asciiTheme="majorHAnsi" w:hAnsiTheme="majorHAnsi"/>
            <w:iCs/>
            <w:color w:val="000000"/>
          </w:rPr>
          <w:t>mostra</w:t>
        </w:r>
      </w:ins>
      <w:ins w:id="104" w:author="Mattia Masci" w:date="2019-12-13T09:56:00Z">
        <w:r w:rsidR="00F8294B">
          <w:rPr>
            <w:rFonts w:asciiTheme="majorHAnsi" w:hAnsiTheme="majorHAnsi"/>
            <w:iCs/>
            <w:color w:val="000000"/>
          </w:rPr>
          <w:t>ta</w:t>
        </w:r>
      </w:ins>
      <w:ins w:id="105" w:author="Mattia Masci" w:date="2019-12-13T09:49:00Z">
        <w:r w:rsidR="004C5DB4">
          <w:rPr>
            <w:rFonts w:asciiTheme="majorHAnsi" w:hAnsiTheme="majorHAnsi"/>
            <w:iCs/>
            <w:color w:val="000000"/>
          </w:rPr>
          <w:t xml:space="preserve"> direttamente una mappa con tutti i servizi selezionati e </w:t>
        </w:r>
        <w:r w:rsidR="00F91224">
          <w:rPr>
            <w:rFonts w:asciiTheme="majorHAnsi" w:hAnsiTheme="majorHAnsi"/>
            <w:iCs/>
            <w:color w:val="000000"/>
          </w:rPr>
          <w:t>questo rende la vista molto confusionaria</w:t>
        </w:r>
      </w:ins>
      <w:ins w:id="106" w:author="Mattia Masci" w:date="2019-12-13T09:51:00Z">
        <w:r w:rsidR="00057398">
          <w:rPr>
            <w:rFonts w:asciiTheme="majorHAnsi" w:hAnsiTheme="majorHAnsi"/>
            <w:iCs/>
            <w:color w:val="000000"/>
          </w:rPr>
          <w:t xml:space="preserve">. L’unico </w:t>
        </w:r>
      </w:ins>
      <w:ins w:id="107" w:author="Mattia Masci" w:date="2019-12-13T09:53:00Z">
        <w:r w:rsidR="00D63260">
          <w:rPr>
            <w:rFonts w:asciiTheme="majorHAnsi" w:hAnsiTheme="majorHAnsi"/>
            <w:iCs/>
            <w:color w:val="000000"/>
          </w:rPr>
          <w:t xml:space="preserve">metodo per </w:t>
        </w:r>
        <w:r w:rsidR="00F53B58">
          <w:rPr>
            <w:rFonts w:asciiTheme="majorHAnsi" w:hAnsiTheme="majorHAnsi"/>
            <w:iCs/>
            <w:color w:val="000000"/>
          </w:rPr>
          <w:t>avere una percezione prec</w:t>
        </w:r>
      </w:ins>
      <w:ins w:id="108" w:author="Mattia Masci" w:date="2019-12-13T09:54:00Z">
        <w:r w:rsidR="00F53B58">
          <w:rPr>
            <w:rFonts w:asciiTheme="majorHAnsi" w:hAnsiTheme="majorHAnsi"/>
            <w:iCs/>
            <w:color w:val="000000"/>
          </w:rPr>
          <w:t>isa delle collocazioni dei POI</w:t>
        </w:r>
      </w:ins>
      <w:ins w:id="109" w:author="Mattia Masci" w:date="2019-12-13T09:52:00Z">
        <w:r w:rsidR="00057398">
          <w:rPr>
            <w:rFonts w:asciiTheme="majorHAnsi" w:hAnsiTheme="majorHAnsi"/>
            <w:iCs/>
            <w:color w:val="000000"/>
          </w:rPr>
          <w:t xml:space="preserve"> è zoomare </w:t>
        </w:r>
      </w:ins>
      <w:ins w:id="110" w:author="Mattia Masci" w:date="2019-12-13T09:54:00Z">
        <w:r w:rsidR="004E269D">
          <w:rPr>
            <w:rFonts w:asciiTheme="majorHAnsi" w:hAnsiTheme="majorHAnsi"/>
            <w:iCs/>
            <w:color w:val="000000"/>
          </w:rPr>
          <w:t>e avere una visuale mirata.</w:t>
        </w:r>
      </w:ins>
    </w:p>
    <w:p w14:paraId="592A172E" w14:textId="32082291" w:rsidR="00EF4EC6" w:rsidRPr="00F9668C" w:rsidRDefault="00E17C40" w:rsidP="0069797B">
      <w:pPr>
        <w:pStyle w:val="Standard"/>
        <w:spacing w:after="300" w:line="276" w:lineRule="auto"/>
        <w:rPr>
          <w:rFonts w:asciiTheme="majorHAnsi" w:hAnsiTheme="majorHAnsi"/>
          <w:iCs/>
          <w:color w:val="000000"/>
        </w:rPr>
      </w:pPr>
      <w:ins w:id="111" w:author="Mattia Masci" w:date="2019-12-13T09:52:00Z">
        <w:r>
          <w:rPr>
            <w:rFonts w:asciiTheme="majorHAnsi" w:hAnsiTheme="majorHAnsi"/>
            <w:iCs/>
            <w:color w:val="000000"/>
          </w:rPr>
          <w:t xml:space="preserve"> </w:t>
        </w:r>
      </w:ins>
      <w:ins w:id="112" w:author="Mattia Masci" w:date="2019-12-12T21:36:00Z">
        <w:r w:rsidR="0074347E">
          <w:rPr>
            <w:rFonts w:asciiTheme="majorHAnsi" w:hAnsiTheme="majorHAnsi"/>
            <w:iCs/>
            <w:color w:val="000000"/>
          </w:rPr>
          <w:t xml:space="preserve">Ci è piaciuto molto il menù </w:t>
        </w:r>
        <w:r w:rsidR="0045527D">
          <w:rPr>
            <w:rFonts w:asciiTheme="majorHAnsi" w:hAnsiTheme="majorHAnsi"/>
            <w:iCs/>
            <w:color w:val="000000"/>
          </w:rPr>
          <w:t>attr</w:t>
        </w:r>
      </w:ins>
      <w:ins w:id="113" w:author="Mattia Masci" w:date="2019-12-12T21:37:00Z">
        <w:r w:rsidR="0045527D">
          <w:rPr>
            <w:rFonts w:asciiTheme="majorHAnsi" w:hAnsiTheme="majorHAnsi"/>
            <w:iCs/>
            <w:color w:val="000000"/>
          </w:rPr>
          <w:t>averso cui si scelgono le varie categorie di POI</w:t>
        </w:r>
        <w:r w:rsidR="0067052D">
          <w:rPr>
            <w:rFonts w:asciiTheme="majorHAnsi" w:hAnsiTheme="majorHAnsi"/>
            <w:iCs/>
            <w:color w:val="000000"/>
          </w:rPr>
          <w:t xml:space="preserve">, </w:t>
        </w:r>
      </w:ins>
      <w:ins w:id="114" w:author="Mattia Masci" w:date="2019-12-12T21:38:00Z">
        <w:r w:rsidR="00121DB7">
          <w:rPr>
            <w:rFonts w:asciiTheme="majorHAnsi" w:hAnsiTheme="majorHAnsi"/>
            <w:iCs/>
            <w:color w:val="000000"/>
          </w:rPr>
          <w:t xml:space="preserve">la homepage è progettata </w:t>
        </w:r>
      </w:ins>
      <w:ins w:id="115" w:author="Mattia Masci" w:date="2019-12-12T21:39:00Z">
        <w:r w:rsidR="00121DB7">
          <w:rPr>
            <w:rFonts w:asciiTheme="majorHAnsi" w:hAnsiTheme="majorHAnsi"/>
            <w:iCs/>
            <w:color w:val="000000"/>
          </w:rPr>
          <w:t xml:space="preserve">in modo da </w:t>
        </w:r>
        <w:r w:rsidR="00923FE6">
          <w:rPr>
            <w:rFonts w:asciiTheme="majorHAnsi" w:hAnsiTheme="majorHAnsi"/>
            <w:iCs/>
            <w:color w:val="000000"/>
          </w:rPr>
          <w:t xml:space="preserve">rendere chiaro lo scopo e le funzionalità del sistema per cui </w:t>
        </w:r>
        <w:r w:rsidR="00667A1A">
          <w:rPr>
            <w:rFonts w:asciiTheme="majorHAnsi" w:hAnsiTheme="majorHAnsi"/>
            <w:iCs/>
            <w:color w:val="000000"/>
          </w:rPr>
          <w:t>prenderemo spunto da</w:t>
        </w:r>
      </w:ins>
      <w:ins w:id="116" w:author="Mattia Masci" w:date="2019-12-12T21:40:00Z">
        <w:r w:rsidR="00667A1A">
          <w:rPr>
            <w:rFonts w:asciiTheme="majorHAnsi" w:hAnsiTheme="majorHAnsi"/>
            <w:iCs/>
            <w:color w:val="000000"/>
          </w:rPr>
          <w:t xml:space="preserve"> questa</w:t>
        </w:r>
      </w:ins>
      <w:ins w:id="117" w:author="Mattia Masci" w:date="2019-12-12T21:39:00Z">
        <w:r w:rsidR="00667A1A">
          <w:rPr>
            <w:rFonts w:asciiTheme="majorHAnsi" w:hAnsiTheme="majorHAnsi"/>
            <w:iCs/>
            <w:color w:val="000000"/>
          </w:rPr>
          <w:t xml:space="preserve"> GUI.</w:t>
        </w:r>
      </w:ins>
      <w:del w:id="118" w:author="Mattia Masci" w:date="2019-12-12T21:36:00Z">
        <w:r w:rsidR="00EF4EC6" w:rsidRPr="00F9668C" w:rsidDel="0074347E">
          <w:rPr>
            <w:rFonts w:asciiTheme="majorHAnsi" w:hAnsiTheme="majorHAnsi"/>
            <w:iCs/>
            <w:color w:val="000000"/>
          </w:rPr>
          <w:delText>, per questo nel realizzar</w:delText>
        </w:r>
        <w:r w:rsidR="00EF4EC6" w:rsidRPr="00F9668C" w:rsidDel="005522AC">
          <w:rPr>
            <w:rFonts w:asciiTheme="majorHAnsi" w:hAnsiTheme="majorHAnsi"/>
            <w:iCs/>
            <w:color w:val="000000"/>
          </w:rPr>
          <w:delText>lo</w:delText>
        </w:r>
        <w:r w:rsidR="00EF4EC6" w:rsidRPr="00F9668C" w:rsidDel="0074347E">
          <w:rPr>
            <w:rFonts w:asciiTheme="majorHAnsi" w:hAnsiTheme="majorHAnsi"/>
            <w:iCs/>
            <w:color w:val="000000"/>
          </w:rPr>
          <w:delText xml:space="preserve"> ci siamo ispirati ad essa.</w:delText>
        </w:r>
      </w:del>
    </w:p>
    <w:p w14:paraId="3EC81A13" w14:textId="77777777" w:rsidR="00666B01" w:rsidRDefault="00666B01" w:rsidP="00EF4EC6">
      <w:pPr>
        <w:pStyle w:val="Standard"/>
        <w:spacing w:after="300" w:line="276" w:lineRule="auto"/>
        <w:rPr>
          <w:rFonts w:ascii="Arial" w:hAnsi="Arial" w:cs="Times New Roman"/>
          <w:i/>
          <w:iCs/>
          <w:color w:val="333333"/>
          <w:sz w:val="28"/>
          <w:szCs w:val="28"/>
        </w:rPr>
      </w:pPr>
    </w:p>
    <w:p w14:paraId="1D9D26FE" w14:textId="77777777" w:rsidR="00EF4EC6" w:rsidRPr="00EF4EC6" w:rsidRDefault="00EF4EC6" w:rsidP="00EF4EC6">
      <w:pPr>
        <w:rPr>
          <w:lang w:val="it-IT"/>
        </w:rPr>
      </w:pPr>
    </w:p>
    <w:p w14:paraId="30ED9AD1" w14:textId="77777777" w:rsidR="00EF4EC6" w:rsidRDefault="003C479B" w:rsidP="00EF4EC6">
      <w:pPr>
        <w:rPr>
          <w:lang w:val="it-IT"/>
        </w:rPr>
      </w:pPr>
      <w:r w:rsidRPr="0049241F">
        <w:rPr>
          <w:rFonts w:ascii="Arial" w:hAnsi="Arial"/>
          <w:i/>
          <w:iCs/>
          <w:noProof/>
          <w:color w:val="000000"/>
        </w:rPr>
        <w:drawing>
          <wp:anchor distT="0" distB="0" distL="114300" distR="114300" simplePos="0" relativeHeight="251665408" behindDoc="0" locked="0" layoutInCell="1" allowOverlap="1" wp14:anchorId="1032358C" wp14:editId="713CFF5E">
            <wp:simplePos x="0" y="0"/>
            <wp:positionH relativeFrom="column">
              <wp:posOffset>-490220</wp:posOffset>
            </wp:positionH>
            <wp:positionV relativeFrom="paragraph">
              <wp:posOffset>272415</wp:posOffset>
            </wp:positionV>
            <wp:extent cx="6650990" cy="3606800"/>
            <wp:effectExtent l="0" t="0" r="0" b="0"/>
            <wp:wrapSquare wrapText="bothSides"/>
            <wp:docPr id="2" name="immagini2" descr="Immagine che contiene testo, mappa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2" descr="Immagine che contiene testo, mappaDescrizione generata automaticamente"/>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0990" cy="36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914C6" w14:textId="77777777" w:rsidR="00EF4EC6" w:rsidRDefault="00EF4EC6" w:rsidP="00EF4EC6">
      <w:pPr>
        <w:rPr>
          <w:lang w:val="it-IT"/>
        </w:rPr>
      </w:pPr>
    </w:p>
    <w:p w14:paraId="427EC965" w14:textId="77777777" w:rsidR="00666B01" w:rsidRPr="00EF4EC6" w:rsidRDefault="00666B01" w:rsidP="00EF4EC6">
      <w:pPr>
        <w:rPr>
          <w:lang w:val="it-IT"/>
        </w:rPr>
      </w:pPr>
    </w:p>
    <w:p w14:paraId="1500FCE3" w14:textId="77777777" w:rsidR="00233136" w:rsidRPr="002D64A2" w:rsidRDefault="00233136" w:rsidP="00233136">
      <w:pPr>
        <w:rPr>
          <w:lang w:val="it-IT"/>
        </w:rPr>
      </w:pPr>
    </w:p>
    <w:p w14:paraId="61F25818" w14:textId="77777777" w:rsidR="00233136" w:rsidRPr="002D64A2" w:rsidRDefault="00233136" w:rsidP="00233136">
      <w:pPr>
        <w:rPr>
          <w:lang w:val="it-IT"/>
        </w:rPr>
      </w:pPr>
    </w:p>
    <w:p w14:paraId="292A8370" w14:textId="77777777" w:rsidR="00233136" w:rsidRPr="002D64A2" w:rsidRDefault="000112F1" w:rsidP="00233136">
      <w:pPr>
        <w:rPr>
          <w:lang w:val="it-IT"/>
        </w:rPr>
      </w:pPr>
      <w:r>
        <w:rPr>
          <w:noProof/>
        </w:rPr>
        <w:lastRenderedPageBreak/>
        <w:drawing>
          <wp:anchor distT="0" distB="0" distL="114300" distR="114300" simplePos="0" relativeHeight="251667456" behindDoc="0" locked="0" layoutInCell="1" allowOverlap="1" wp14:anchorId="4C1DAC3D" wp14:editId="29657A00">
            <wp:simplePos x="0" y="0"/>
            <wp:positionH relativeFrom="column">
              <wp:posOffset>-429895</wp:posOffset>
            </wp:positionH>
            <wp:positionV relativeFrom="paragraph">
              <wp:posOffset>1905</wp:posOffset>
            </wp:positionV>
            <wp:extent cx="6520815" cy="3225165"/>
            <wp:effectExtent l="0" t="0" r="0" b="0"/>
            <wp:wrapSquare wrapText="bothSides"/>
            <wp:docPr id="3" name="immagini4" descr="Immagine che contiene mappa, testo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4" descr="Immagine che contiene mappa, testoDescrizione generata automaticamente"/>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0815" cy="3225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0116AF" w14:textId="77777777" w:rsidR="00905517" w:rsidRPr="002D64A2" w:rsidRDefault="00905517" w:rsidP="00233136">
      <w:pPr>
        <w:rPr>
          <w:lang w:val="it-IT"/>
        </w:rPr>
      </w:pPr>
    </w:p>
    <w:p w14:paraId="47D01DDA" w14:textId="77777777" w:rsidR="00905517" w:rsidRPr="002D64A2" w:rsidRDefault="000112F1" w:rsidP="00233136">
      <w:pPr>
        <w:rPr>
          <w:lang w:val="it-IT"/>
        </w:rPr>
      </w:pPr>
      <w:r>
        <w:rPr>
          <w:noProof/>
        </w:rPr>
        <w:drawing>
          <wp:anchor distT="0" distB="0" distL="114300" distR="114300" simplePos="0" relativeHeight="251669504" behindDoc="0" locked="0" layoutInCell="1" allowOverlap="1" wp14:anchorId="350623AC" wp14:editId="479356E0">
            <wp:simplePos x="0" y="0"/>
            <wp:positionH relativeFrom="column">
              <wp:posOffset>-429895</wp:posOffset>
            </wp:positionH>
            <wp:positionV relativeFrom="paragraph">
              <wp:posOffset>323215</wp:posOffset>
            </wp:positionV>
            <wp:extent cx="6520815" cy="3159760"/>
            <wp:effectExtent l="0" t="0" r="0" b="0"/>
            <wp:wrapSquare wrapText="bothSides"/>
            <wp:docPr id="4" name="immagini3" descr="Immagine che contiene testo, edificio, mappa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3" descr="Immagine che contiene testo, edificio, mappaDescrizione generata automaticamente"/>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0815" cy="3159760"/>
                    </a:xfrm>
                    <a:prstGeom prst="rect">
                      <a:avLst/>
                    </a:prstGeom>
                    <a:noFill/>
                    <a:ln>
                      <a:noFill/>
                    </a:ln>
                  </pic:spPr>
                </pic:pic>
              </a:graphicData>
            </a:graphic>
            <wp14:sizeRelH relativeFrom="margin">
              <wp14:pctWidth>0</wp14:pctWidth>
            </wp14:sizeRelH>
            <wp14:sizeRelV relativeFrom="page">
              <wp14:pctHeight>0</wp14:pctHeight>
            </wp14:sizeRelV>
          </wp:anchor>
        </w:drawing>
      </w:r>
    </w:p>
    <w:p w14:paraId="16160BB7" w14:textId="77777777" w:rsidR="00905517" w:rsidRPr="002D64A2" w:rsidRDefault="00905517" w:rsidP="00233136">
      <w:pPr>
        <w:rPr>
          <w:lang w:val="it-IT"/>
        </w:rPr>
      </w:pPr>
    </w:p>
    <w:p w14:paraId="66CC24F3" w14:textId="77777777" w:rsidR="00905517" w:rsidRPr="002D64A2" w:rsidRDefault="00905517" w:rsidP="00233136">
      <w:pPr>
        <w:rPr>
          <w:lang w:val="it-IT"/>
        </w:rPr>
      </w:pPr>
    </w:p>
    <w:p w14:paraId="40B26454" w14:textId="77777777" w:rsidR="00905517" w:rsidRPr="002D64A2" w:rsidRDefault="00905517" w:rsidP="00233136">
      <w:pPr>
        <w:rPr>
          <w:lang w:val="it-IT"/>
        </w:rPr>
      </w:pPr>
    </w:p>
    <w:p w14:paraId="16BFD37E" w14:textId="77777777" w:rsidR="00666B01" w:rsidRDefault="00666B01" w:rsidP="00666B01">
      <w:pPr>
        <w:pStyle w:val="Standard"/>
        <w:spacing w:after="300" w:line="276" w:lineRule="auto"/>
        <w:rPr>
          <w:rFonts w:ascii="Helvetica" w:hAnsi="Helvetica" w:cs="Times New Roman"/>
          <w:color w:val="17365D"/>
          <w:spacing w:val="5"/>
          <w:sz w:val="52"/>
        </w:rPr>
      </w:pPr>
      <w:r w:rsidRPr="001F2797">
        <w:rPr>
          <w:rFonts w:ascii="Cambria" w:hAnsi="Cambria" w:cs="Times New Roman"/>
          <w:noProof/>
          <w:color w:val="17365D"/>
          <w:spacing w:val="5"/>
          <w:kern w:val="28"/>
          <w:sz w:val="52"/>
          <w:szCs w:val="52"/>
          <w:lang w:eastAsia="en-US" w:bidi="ar-SA"/>
        </w:rPr>
        <w:lastRenderedPageBreak/>
        <w:t>B.</w:t>
      </w:r>
      <w:r>
        <w:rPr>
          <w:rFonts w:ascii="Helvetica" w:hAnsi="Helvetica" w:cs="Times New Roman"/>
          <w:color w:val="17365D"/>
          <w:spacing w:val="5"/>
          <w:sz w:val="52"/>
        </w:rPr>
        <w:t xml:space="preserve"> </w:t>
      </w:r>
      <w:r w:rsidRPr="004D055C">
        <w:rPr>
          <w:rFonts w:ascii="Cambria" w:hAnsi="Cambria" w:cs="Times New Roman"/>
          <w:noProof/>
          <w:color w:val="17365D"/>
          <w:spacing w:val="5"/>
          <w:kern w:val="28"/>
          <w:sz w:val="52"/>
          <w:szCs w:val="52"/>
          <w:lang w:eastAsia="en-US" w:bidi="ar-SA"/>
        </w:rPr>
        <w:t>Raffinamento dei Requisiti</w:t>
      </w:r>
    </w:p>
    <w:p w14:paraId="58214E9B" w14:textId="77777777" w:rsidR="00666B01" w:rsidRPr="00743B04" w:rsidRDefault="00666B01" w:rsidP="00666B01">
      <w:pPr>
        <w:pStyle w:val="Standard"/>
        <w:spacing w:line="276" w:lineRule="auto"/>
        <w:rPr>
          <w:rFonts w:asciiTheme="majorHAnsi" w:hAnsiTheme="majorHAnsi"/>
          <w:iCs/>
          <w:color w:val="000000"/>
        </w:rPr>
      </w:pPr>
      <w:r w:rsidRPr="00743B04">
        <w:rPr>
          <w:rFonts w:asciiTheme="majorHAnsi" w:hAnsiTheme="majorHAnsi"/>
          <w:iCs/>
          <w:color w:val="000000"/>
        </w:rPr>
        <w:t>Nel contesto dell’innovazione tecnologica che sta travolgendo tutto il mondo ormai da anni è stata riscontrata la necessità di realizzare un software, in ambito universitario, in grado di agevolare gli studenti, i docenti e tutto il personale di raggiungere i vari punti di interesse all'interno degli atenei. Si potrebbe voler sapere la posizione di edifici specifici per i propri studi, per svolgere attività amministrative, o ancora degli uffici dei professori, delle mense...</w:t>
      </w:r>
    </w:p>
    <w:p w14:paraId="10D1753D" w14:textId="77777777" w:rsidR="00666B01" w:rsidRPr="00743B04" w:rsidRDefault="00666B01" w:rsidP="00666B01">
      <w:pPr>
        <w:pStyle w:val="Standard"/>
        <w:spacing w:line="276" w:lineRule="auto"/>
        <w:rPr>
          <w:rFonts w:asciiTheme="majorHAnsi" w:hAnsiTheme="majorHAnsi"/>
          <w:iCs/>
          <w:color w:val="000000"/>
        </w:rPr>
      </w:pPr>
      <w:r w:rsidRPr="00743B04">
        <w:rPr>
          <w:rFonts w:asciiTheme="majorHAnsi" w:hAnsiTheme="majorHAnsi"/>
          <w:iCs/>
          <w:color w:val="000000"/>
        </w:rPr>
        <w:t>Il fine ultimo di questo software quindi è quello di condurre una persona in un determinato luogo con lo scopo di farlo nel modo più semplice e affidabile possibile.</w:t>
      </w:r>
    </w:p>
    <w:p w14:paraId="4E8B7256" w14:textId="77777777" w:rsidR="00666B01" w:rsidRPr="00743B04" w:rsidRDefault="00666B01" w:rsidP="00666B01">
      <w:pPr>
        <w:pStyle w:val="Standard"/>
        <w:spacing w:line="276" w:lineRule="auto"/>
        <w:rPr>
          <w:rFonts w:asciiTheme="majorHAnsi" w:hAnsiTheme="majorHAnsi"/>
          <w:iCs/>
          <w:color w:val="000000"/>
        </w:rPr>
      </w:pPr>
      <w:r w:rsidRPr="00743B04">
        <w:rPr>
          <w:rFonts w:asciiTheme="majorHAnsi" w:hAnsiTheme="majorHAnsi"/>
          <w:iCs/>
          <w:color w:val="000000"/>
        </w:rPr>
        <w:t>Poiché l'applicativo dovrà essere utilizzato in un contesto prettamente universitario, e quindi da una vasta tipologia di persone che rivestono diversi ruoli, da uno studente immatricolato a</w:t>
      </w:r>
      <w:r w:rsidR="009C1F6B" w:rsidRPr="00743B04">
        <w:rPr>
          <w:rFonts w:asciiTheme="majorHAnsi" w:hAnsiTheme="majorHAnsi"/>
          <w:iCs/>
          <w:color w:val="000000"/>
        </w:rPr>
        <w:t>d</w:t>
      </w:r>
      <w:r w:rsidRPr="00743B04">
        <w:rPr>
          <w:rFonts w:asciiTheme="majorHAnsi" w:hAnsiTheme="majorHAnsi"/>
          <w:iCs/>
          <w:color w:val="000000"/>
        </w:rPr>
        <w:t xml:space="preserve"> uno non immatricolato, a un nuovo professore o ancora persone invitate ad una discussione di laurea, l'interfaccia utente dovrà essere semplice ed intuitiva così da ottimizzare al meglio la User-Experience cercando di evitare il più possibile eventuali bug o errori nel sistema.</w:t>
      </w:r>
    </w:p>
    <w:p w14:paraId="56AE2A87" w14:textId="77777777" w:rsidR="00666B01" w:rsidRDefault="00666B01" w:rsidP="00666B01">
      <w:pPr>
        <w:pStyle w:val="Standard"/>
        <w:spacing w:line="276" w:lineRule="auto"/>
        <w:rPr>
          <w:rFonts w:ascii="Arial" w:hAnsi="Arial" w:cs="Times New Roman"/>
          <w:i/>
          <w:iCs/>
          <w:sz w:val="28"/>
          <w:szCs w:val="28"/>
        </w:rPr>
      </w:pPr>
    </w:p>
    <w:p w14:paraId="72A25C59" w14:textId="77777777" w:rsidR="00C37CA0" w:rsidRPr="002D64A2" w:rsidRDefault="009C1F6B" w:rsidP="00195514">
      <w:pPr>
        <w:pStyle w:val="Titolo"/>
        <w:spacing w:line="360" w:lineRule="auto"/>
        <w:rPr>
          <w:b/>
          <w:bCs/>
          <w:i/>
          <w:iCs/>
          <w:color w:val="4F81BD"/>
          <w:sz w:val="28"/>
          <w:lang w:val="it-IT"/>
        </w:rPr>
      </w:pPr>
      <w:r>
        <w:rPr>
          <w:rStyle w:val="Enfasiintensa"/>
          <w:sz w:val="28"/>
          <w:lang w:val="it-IT"/>
        </w:rPr>
        <w:t>B</w:t>
      </w:r>
      <w:r w:rsidR="0047226A" w:rsidRPr="002D64A2">
        <w:rPr>
          <w:rStyle w:val="Enfasiintensa"/>
          <w:sz w:val="28"/>
          <w:lang w:val="it-IT"/>
        </w:rPr>
        <w:t xml:space="preserve">.1 </w:t>
      </w:r>
      <w:r w:rsidR="001676F9" w:rsidRPr="002D64A2">
        <w:rPr>
          <w:rStyle w:val="Enfasiintensa"/>
          <w:sz w:val="28"/>
          <w:lang w:val="it-IT"/>
        </w:rPr>
        <w:t xml:space="preserve">Servizi </w:t>
      </w:r>
      <w:r w:rsidR="00233136" w:rsidRPr="002D64A2">
        <w:rPr>
          <w:rStyle w:val="Enfasiintensa"/>
          <w:sz w:val="28"/>
          <w:lang w:val="it-IT"/>
        </w:rPr>
        <w:t>(</w:t>
      </w:r>
      <w:r w:rsidR="001676F9" w:rsidRPr="002D64A2">
        <w:rPr>
          <w:rStyle w:val="Enfasiintensa"/>
          <w:sz w:val="28"/>
          <w:lang w:val="it-IT"/>
        </w:rPr>
        <w:t>con</w:t>
      </w:r>
      <w:r w:rsidR="00233136" w:rsidRPr="002D64A2">
        <w:rPr>
          <w:rStyle w:val="Enfasiintensa"/>
          <w:sz w:val="28"/>
          <w:lang w:val="it-IT"/>
        </w:rPr>
        <w:t xml:space="preserve"> </w:t>
      </w:r>
      <w:proofErr w:type="spellStart"/>
      <w:r w:rsidR="00233136" w:rsidRPr="002D64A2">
        <w:rPr>
          <w:rStyle w:val="Enfasiintensa"/>
          <w:sz w:val="28"/>
          <w:lang w:val="it-IT"/>
        </w:rPr>
        <w:t>prioritiz</w:t>
      </w:r>
      <w:r w:rsidR="001676F9" w:rsidRPr="002D64A2">
        <w:rPr>
          <w:rStyle w:val="Enfasiintensa"/>
          <w:sz w:val="28"/>
          <w:lang w:val="it-IT"/>
        </w:rPr>
        <w:t>zazione</w:t>
      </w:r>
      <w:proofErr w:type="spellEnd"/>
      <w:r w:rsidR="00233136" w:rsidRPr="002D64A2">
        <w:rPr>
          <w:rStyle w:val="Enfasiintensa"/>
          <w:sz w:val="28"/>
          <w:lang w:val="it-IT"/>
        </w:rPr>
        <w:t>)</w:t>
      </w:r>
    </w:p>
    <w:p w14:paraId="2048EB82" w14:textId="19C42E11" w:rsidR="00743B04" w:rsidRPr="00743B04" w:rsidRDefault="00743B04" w:rsidP="00DE4D4C">
      <w:pPr>
        <w:pStyle w:val="Standard"/>
        <w:spacing w:after="300" w:line="360" w:lineRule="auto"/>
        <w:rPr>
          <w:rFonts w:asciiTheme="majorHAnsi" w:hAnsiTheme="majorHAnsi" w:cs="Times New Roman"/>
          <w:spacing w:val="5"/>
        </w:rPr>
      </w:pPr>
      <w:r w:rsidRPr="00743B04">
        <w:rPr>
          <w:rFonts w:asciiTheme="majorHAnsi" w:hAnsiTheme="majorHAnsi" w:cs="Times New Roman"/>
          <w:spacing w:val="5"/>
        </w:rPr>
        <w:t>A</w:t>
      </w:r>
      <w:r>
        <w:rPr>
          <w:rFonts w:asciiTheme="majorHAnsi" w:hAnsiTheme="majorHAnsi" w:cs="Times New Roman"/>
          <w:spacing w:val="5"/>
        </w:rPr>
        <w:t xml:space="preserve">bbiamo </w:t>
      </w:r>
      <w:proofErr w:type="spellStart"/>
      <w:r w:rsidR="008D6BC9">
        <w:rPr>
          <w:rFonts w:asciiTheme="majorHAnsi" w:hAnsiTheme="majorHAnsi" w:cs="Times New Roman"/>
          <w:spacing w:val="5"/>
        </w:rPr>
        <w:t>prioritizzato</w:t>
      </w:r>
      <w:proofErr w:type="spellEnd"/>
      <w:r w:rsidR="008D6BC9">
        <w:rPr>
          <w:rFonts w:asciiTheme="majorHAnsi" w:hAnsiTheme="majorHAnsi" w:cs="Times New Roman"/>
          <w:spacing w:val="5"/>
        </w:rPr>
        <w:t xml:space="preserve"> i requisiti funzionali trovati </w:t>
      </w:r>
      <w:r w:rsidR="006235AD">
        <w:rPr>
          <w:rFonts w:asciiTheme="majorHAnsi" w:hAnsiTheme="majorHAnsi" w:cs="Times New Roman"/>
          <w:spacing w:val="5"/>
        </w:rPr>
        <w:t xml:space="preserve">in priorità </w:t>
      </w:r>
      <w:r w:rsidR="006235AD" w:rsidRPr="006235AD">
        <w:rPr>
          <w:rFonts w:asciiTheme="majorHAnsi" w:hAnsiTheme="majorHAnsi" w:cs="Times New Roman"/>
          <w:color w:val="00B050"/>
          <w:spacing w:val="5"/>
        </w:rPr>
        <w:t>bassa</w:t>
      </w:r>
      <w:r w:rsidR="006235AD">
        <w:rPr>
          <w:rFonts w:asciiTheme="majorHAnsi" w:hAnsiTheme="majorHAnsi" w:cs="Times New Roman"/>
          <w:spacing w:val="5"/>
        </w:rPr>
        <w:t xml:space="preserve">, </w:t>
      </w:r>
      <w:r w:rsidR="006235AD" w:rsidRPr="006235AD">
        <w:rPr>
          <w:rFonts w:asciiTheme="majorHAnsi" w:hAnsiTheme="majorHAnsi" w:cs="Times New Roman"/>
          <w:color w:val="FFC000"/>
          <w:spacing w:val="5"/>
        </w:rPr>
        <w:t>media</w:t>
      </w:r>
      <w:r w:rsidR="006235AD">
        <w:rPr>
          <w:rFonts w:asciiTheme="majorHAnsi" w:hAnsiTheme="majorHAnsi" w:cs="Times New Roman"/>
          <w:spacing w:val="5"/>
        </w:rPr>
        <w:t xml:space="preserve">, </w:t>
      </w:r>
      <w:r w:rsidR="006235AD" w:rsidRPr="006235AD">
        <w:rPr>
          <w:rFonts w:asciiTheme="majorHAnsi" w:hAnsiTheme="majorHAnsi" w:cs="Times New Roman"/>
          <w:color w:val="FF0000"/>
          <w:spacing w:val="5"/>
        </w:rPr>
        <w:t>alta</w:t>
      </w:r>
      <w:r w:rsidR="006235AD">
        <w:rPr>
          <w:rFonts w:asciiTheme="majorHAnsi" w:hAnsiTheme="majorHAnsi" w:cs="Times New Roman"/>
          <w:spacing w:val="5"/>
        </w:rPr>
        <w:t>, second</w:t>
      </w:r>
      <w:r w:rsidR="008D6BC9">
        <w:rPr>
          <w:rFonts w:asciiTheme="majorHAnsi" w:hAnsiTheme="majorHAnsi" w:cs="Times New Roman"/>
          <w:spacing w:val="5"/>
        </w:rPr>
        <w:t xml:space="preserve">o lo schema </w:t>
      </w:r>
      <w:r w:rsidR="005B2F70">
        <w:rPr>
          <w:rFonts w:asciiTheme="majorHAnsi" w:hAnsiTheme="majorHAnsi" w:cs="Times New Roman"/>
          <w:spacing w:val="5"/>
        </w:rPr>
        <w:t xml:space="preserve">a pag.35 delle slides riguardanti </w:t>
      </w:r>
      <w:r w:rsidR="00875C35">
        <w:rPr>
          <w:rFonts w:asciiTheme="majorHAnsi" w:hAnsiTheme="majorHAnsi" w:cs="Times New Roman"/>
          <w:spacing w:val="5"/>
        </w:rPr>
        <w:t>la “</w:t>
      </w:r>
      <w:proofErr w:type="spellStart"/>
      <w:r w:rsidR="00875C35">
        <w:rPr>
          <w:rFonts w:asciiTheme="majorHAnsi" w:hAnsiTheme="majorHAnsi" w:cs="Times New Roman"/>
          <w:spacing w:val="5"/>
        </w:rPr>
        <w:t>Requirement</w:t>
      </w:r>
      <w:proofErr w:type="spellEnd"/>
      <w:r w:rsidR="00875C35">
        <w:rPr>
          <w:rFonts w:asciiTheme="majorHAnsi" w:hAnsiTheme="majorHAnsi" w:cs="Times New Roman"/>
          <w:spacing w:val="5"/>
        </w:rPr>
        <w:t xml:space="preserve"> Engineering”.</w:t>
      </w:r>
    </w:p>
    <w:p w14:paraId="59BDC455" w14:textId="7C484FA3" w:rsidR="00AB0015" w:rsidRDefault="00AB0015" w:rsidP="00DE4D4C">
      <w:pPr>
        <w:pStyle w:val="Standard"/>
        <w:spacing w:after="300" w:line="360" w:lineRule="auto"/>
        <w:rPr>
          <w:rFonts w:ascii="Arial" w:hAnsi="Arial" w:cs="Times New Roman"/>
          <w:color w:val="FF0000"/>
          <w:spacing w:val="5"/>
          <w:sz w:val="28"/>
        </w:rPr>
      </w:pPr>
      <w:r>
        <w:rPr>
          <w:rFonts w:ascii="Arial" w:hAnsi="Arial" w:cs="Times New Roman"/>
          <w:color w:val="66CCFF"/>
          <w:spacing w:val="5"/>
          <w:sz w:val="28"/>
        </w:rPr>
        <w:t xml:space="preserve">Comandi Vocali </w:t>
      </w:r>
      <w:r w:rsidRPr="00CE15D8">
        <w:rPr>
          <w:rFonts w:ascii="Arial" w:hAnsi="Arial" w:cs="Times New Roman"/>
          <w:color w:val="F79646" w:themeColor="accent6"/>
          <w:spacing w:val="5"/>
          <w:sz w:val="28"/>
        </w:rPr>
        <w:t>(</w:t>
      </w:r>
      <w:r w:rsidR="00CE15D8" w:rsidRPr="00CE15D8">
        <w:rPr>
          <w:rFonts w:ascii="Arial" w:hAnsi="Arial" w:cs="Times New Roman"/>
          <w:color w:val="F79646" w:themeColor="accent6"/>
          <w:spacing w:val="5"/>
          <w:sz w:val="28"/>
        </w:rPr>
        <w:t>MEDIA</w:t>
      </w:r>
      <w:r w:rsidRPr="00CE15D8">
        <w:rPr>
          <w:rFonts w:ascii="Arial" w:hAnsi="Arial" w:cs="Times New Roman"/>
          <w:color w:val="F79646" w:themeColor="accent6"/>
          <w:spacing w:val="5"/>
          <w:sz w:val="28"/>
        </w:rPr>
        <w:t>)</w:t>
      </w:r>
    </w:p>
    <w:p w14:paraId="764EA8DB" w14:textId="77777777" w:rsidR="00D8276E" w:rsidRDefault="00350E5F" w:rsidP="00DE4D4C">
      <w:pPr>
        <w:pStyle w:val="Standard"/>
        <w:spacing w:after="300" w:line="360" w:lineRule="auto"/>
        <w:rPr>
          <w:rFonts w:ascii="Arial" w:hAnsi="Arial" w:cs="Times New Roman"/>
          <w:color w:val="000000" w:themeColor="text1"/>
          <w:spacing w:val="5"/>
        </w:rPr>
      </w:pPr>
      <w:r w:rsidRPr="00743B04">
        <w:rPr>
          <w:rFonts w:asciiTheme="majorHAnsi" w:hAnsiTheme="majorHAnsi" w:cs="Times New Roman"/>
          <w:color w:val="000000" w:themeColor="text1"/>
          <w:spacing w:val="5"/>
        </w:rPr>
        <w:t>L’utente avrà la possibilità di utilizzare i comandi vocali per interagire con il sistema, come ad esempio la ricerca di uno specifico POI</w:t>
      </w:r>
      <w:r w:rsidR="00D0716A" w:rsidRPr="00743B04">
        <w:rPr>
          <w:rFonts w:asciiTheme="majorHAnsi" w:hAnsiTheme="majorHAnsi" w:cs="Times New Roman"/>
          <w:color w:val="000000" w:themeColor="text1"/>
          <w:spacing w:val="5"/>
        </w:rPr>
        <w:t xml:space="preserve"> o </w:t>
      </w:r>
      <w:r w:rsidR="008B4EAA" w:rsidRPr="00743B04">
        <w:rPr>
          <w:rFonts w:asciiTheme="majorHAnsi" w:hAnsiTheme="majorHAnsi" w:cs="Times New Roman"/>
          <w:color w:val="000000" w:themeColor="text1"/>
          <w:spacing w:val="5"/>
        </w:rPr>
        <w:t>E</w:t>
      </w:r>
      <w:r w:rsidR="00D0716A" w:rsidRPr="00743B04">
        <w:rPr>
          <w:rFonts w:asciiTheme="majorHAnsi" w:hAnsiTheme="majorHAnsi" w:cs="Times New Roman"/>
          <w:color w:val="000000" w:themeColor="text1"/>
          <w:spacing w:val="5"/>
        </w:rPr>
        <w:t>dificio</w:t>
      </w:r>
      <w:r w:rsidRPr="00D0716A">
        <w:rPr>
          <w:rFonts w:ascii="Arial" w:hAnsi="Arial" w:cs="Times New Roman"/>
          <w:color w:val="000000" w:themeColor="text1"/>
          <w:spacing w:val="5"/>
        </w:rPr>
        <w:t>;</w:t>
      </w:r>
    </w:p>
    <w:p w14:paraId="5735FF08" w14:textId="78D09E1D" w:rsidR="00DE4D4C" w:rsidRPr="00D8276E" w:rsidRDefault="00DE4D4C" w:rsidP="00DE4D4C">
      <w:pPr>
        <w:pStyle w:val="Standard"/>
        <w:spacing w:after="300" w:line="360" w:lineRule="auto"/>
        <w:rPr>
          <w:rFonts w:ascii="Arial" w:hAnsi="Arial" w:cs="Times New Roman"/>
          <w:color w:val="000000" w:themeColor="text1"/>
          <w:spacing w:val="5"/>
        </w:rPr>
      </w:pPr>
      <w:r>
        <w:rPr>
          <w:rFonts w:ascii="Arial" w:hAnsi="Arial" w:cs="Times New Roman"/>
          <w:color w:val="66CCFF"/>
          <w:spacing w:val="5"/>
          <w:sz w:val="28"/>
        </w:rPr>
        <w:t>Registrazione</w:t>
      </w:r>
      <w:r w:rsidR="00091C4C">
        <w:rPr>
          <w:rFonts w:ascii="Arial" w:hAnsi="Arial" w:cs="Times New Roman"/>
          <w:color w:val="66CCFF"/>
          <w:spacing w:val="5"/>
          <w:sz w:val="28"/>
        </w:rPr>
        <w:t xml:space="preserve"> </w:t>
      </w:r>
      <w:r w:rsidR="002517CD" w:rsidRPr="00CE15D8">
        <w:rPr>
          <w:rFonts w:ascii="Arial" w:hAnsi="Arial" w:cs="Times New Roman"/>
          <w:color w:val="00B050"/>
          <w:spacing w:val="5"/>
          <w:sz w:val="28"/>
        </w:rPr>
        <w:t>(</w:t>
      </w:r>
      <w:r w:rsidR="00D8276E" w:rsidRPr="00CE15D8">
        <w:rPr>
          <w:rFonts w:ascii="Arial" w:hAnsi="Arial" w:cs="Times New Roman"/>
          <w:color w:val="00B050"/>
          <w:spacing w:val="5"/>
          <w:sz w:val="28"/>
        </w:rPr>
        <w:t>BASSA</w:t>
      </w:r>
      <w:r w:rsidR="002517CD" w:rsidRPr="00CE15D8">
        <w:rPr>
          <w:rFonts w:ascii="Arial" w:hAnsi="Arial" w:cs="Times New Roman"/>
          <w:color w:val="00B050"/>
          <w:spacing w:val="5"/>
          <w:sz w:val="28"/>
        </w:rPr>
        <w:t>)</w:t>
      </w:r>
    </w:p>
    <w:p w14:paraId="40D25BF1" w14:textId="77777777" w:rsidR="00D8276E" w:rsidRDefault="00DE4D4C" w:rsidP="00D8276E">
      <w:pPr>
        <w:pStyle w:val="Standard"/>
        <w:spacing w:after="300" w:line="360" w:lineRule="auto"/>
        <w:rPr>
          <w:rFonts w:asciiTheme="majorHAnsi" w:hAnsiTheme="majorHAnsi"/>
          <w:iCs/>
        </w:rPr>
      </w:pPr>
      <w:r w:rsidRPr="00743B04">
        <w:rPr>
          <w:rFonts w:asciiTheme="majorHAnsi" w:hAnsiTheme="majorHAnsi"/>
          <w:iCs/>
        </w:rPr>
        <w:t xml:space="preserve">Un utente avrà la possibilità di registrarsi nel portale specificando Username, Password, e facoltativamente </w:t>
      </w:r>
      <w:proofErr w:type="spellStart"/>
      <w:r w:rsidRPr="00743B04">
        <w:rPr>
          <w:rFonts w:asciiTheme="majorHAnsi" w:hAnsiTheme="majorHAnsi"/>
          <w:iCs/>
        </w:rPr>
        <w:t>CdL</w:t>
      </w:r>
      <w:proofErr w:type="spellEnd"/>
      <w:r w:rsidRPr="00743B04">
        <w:rPr>
          <w:rFonts w:asciiTheme="majorHAnsi" w:hAnsiTheme="majorHAnsi"/>
          <w:iCs/>
        </w:rPr>
        <w:t>, dipartimento</w:t>
      </w:r>
      <w:r w:rsidR="00743B04" w:rsidRPr="00743B04">
        <w:rPr>
          <w:rFonts w:asciiTheme="majorHAnsi" w:hAnsiTheme="majorHAnsi"/>
          <w:iCs/>
        </w:rPr>
        <w:t>, e-mail e</w:t>
      </w:r>
      <w:r w:rsidRPr="00743B04">
        <w:rPr>
          <w:rFonts w:asciiTheme="majorHAnsi" w:hAnsiTheme="majorHAnsi"/>
          <w:iCs/>
        </w:rPr>
        <w:t xml:space="preserve"> università.</w:t>
      </w:r>
    </w:p>
    <w:p w14:paraId="20074C99" w14:textId="2F82EC4C" w:rsidR="00CE15D8" w:rsidRDefault="00DE4D4C" w:rsidP="00CE15D8">
      <w:pPr>
        <w:pStyle w:val="Standard"/>
        <w:spacing w:after="300" w:line="360" w:lineRule="auto"/>
        <w:rPr>
          <w:rFonts w:ascii="Arial" w:hAnsi="Arial"/>
          <w:color w:val="FF8D00"/>
          <w:spacing w:val="5"/>
          <w:sz w:val="28"/>
        </w:rPr>
      </w:pPr>
      <w:r w:rsidRPr="00DE4D4C">
        <w:rPr>
          <w:rFonts w:ascii="Arial" w:hAnsi="Arial"/>
          <w:color w:val="66CCFF"/>
          <w:spacing w:val="5"/>
          <w:sz w:val="28"/>
        </w:rPr>
        <w:lastRenderedPageBreak/>
        <w:t>Login</w:t>
      </w:r>
      <w:r w:rsidR="00091C4C">
        <w:rPr>
          <w:rFonts w:ascii="Arial" w:hAnsi="Arial"/>
          <w:color w:val="66CCFF"/>
          <w:spacing w:val="5"/>
          <w:sz w:val="28"/>
        </w:rPr>
        <w:t xml:space="preserve"> </w:t>
      </w:r>
      <w:r w:rsidR="007B35E8" w:rsidRPr="00CE15D8">
        <w:rPr>
          <w:rFonts w:ascii="Arial" w:hAnsi="Arial"/>
          <w:color w:val="00B050"/>
          <w:spacing w:val="5"/>
          <w:sz w:val="28"/>
        </w:rPr>
        <w:t>(</w:t>
      </w:r>
      <w:r w:rsidR="00CE15D8" w:rsidRPr="00CE15D8">
        <w:rPr>
          <w:rFonts w:ascii="Arial" w:hAnsi="Arial"/>
          <w:color w:val="00B050"/>
          <w:spacing w:val="5"/>
          <w:sz w:val="28"/>
        </w:rPr>
        <w:t>BASSA</w:t>
      </w:r>
      <w:r w:rsidR="007B35E8" w:rsidRPr="00CE15D8">
        <w:rPr>
          <w:rFonts w:ascii="Arial" w:hAnsi="Arial"/>
          <w:color w:val="00B050"/>
          <w:spacing w:val="5"/>
          <w:sz w:val="28"/>
        </w:rPr>
        <w:t>)</w:t>
      </w:r>
    </w:p>
    <w:p w14:paraId="666A84C5" w14:textId="797531E0" w:rsidR="00DE4D4C" w:rsidRPr="00CE15D8" w:rsidRDefault="00DE4D4C" w:rsidP="00CE15D8">
      <w:pPr>
        <w:pStyle w:val="Standard"/>
        <w:spacing w:after="300" w:line="360" w:lineRule="auto"/>
        <w:rPr>
          <w:rFonts w:asciiTheme="majorHAnsi" w:hAnsiTheme="majorHAnsi"/>
          <w:iCs/>
        </w:rPr>
      </w:pPr>
      <w:r w:rsidRPr="00743B04">
        <w:rPr>
          <w:rFonts w:asciiTheme="majorHAnsi" w:hAnsiTheme="majorHAnsi"/>
          <w:iCs/>
          <w:color w:val="000000"/>
        </w:rPr>
        <w:t>L’utente avrà due possibilità di effettuare il Login:</w:t>
      </w:r>
    </w:p>
    <w:p w14:paraId="1F746C0F" w14:textId="77777777" w:rsidR="00DE4D4C" w:rsidRPr="00743B04" w:rsidRDefault="00DE4D4C" w:rsidP="00DE4D4C">
      <w:pPr>
        <w:pStyle w:val="Paragrafoelenco"/>
        <w:widowControl w:val="0"/>
        <w:numPr>
          <w:ilvl w:val="0"/>
          <w:numId w:val="32"/>
        </w:numPr>
        <w:suppressAutoHyphens/>
        <w:autoSpaceDN w:val="0"/>
        <w:contextualSpacing w:val="0"/>
        <w:textAlignment w:val="baseline"/>
        <w:rPr>
          <w:rFonts w:asciiTheme="majorHAnsi" w:hAnsiTheme="majorHAnsi"/>
          <w:iCs/>
          <w:color w:val="000000"/>
          <w:sz w:val="24"/>
          <w:szCs w:val="24"/>
          <w:lang w:val="it-IT"/>
        </w:rPr>
      </w:pPr>
      <w:r w:rsidRPr="00743B04">
        <w:rPr>
          <w:rFonts w:asciiTheme="majorHAnsi" w:hAnsiTheme="majorHAnsi"/>
          <w:iCs/>
          <w:color w:val="000000"/>
          <w:sz w:val="24"/>
          <w:szCs w:val="24"/>
          <w:lang w:val="it-IT"/>
        </w:rPr>
        <w:t xml:space="preserve">in una sezione dedicata utilizzando Username e Password (in base a questo il sistema poi specializzerà la visualizzazione della mappa in base al </w:t>
      </w:r>
      <w:proofErr w:type="spellStart"/>
      <w:r w:rsidRPr="00743B04">
        <w:rPr>
          <w:rFonts w:asciiTheme="majorHAnsi" w:hAnsiTheme="majorHAnsi"/>
          <w:iCs/>
          <w:color w:val="000000"/>
          <w:sz w:val="24"/>
          <w:szCs w:val="24"/>
          <w:lang w:val="it-IT"/>
        </w:rPr>
        <w:t>CdL</w:t>
      </w:r>
      <w:proofErr w:type="spellEnd"/>
      <w:r w:rsidRPr="00743B04">
        <w:rPr>
          <w:rFonts w:asciiTheme="majorHAnsi" w:hAnsiTheme="majorHAnsi"/>
          <w:iCs/>
          <w:color w:val="000000"/>
          <w:sz w:val="24"/>
          <w:szCs w:val="24"/>
          <w:lang w:val="it-IT"/>
        </w:rPr>
        <w:t xml:space="preserve"> frequentato);</w:t>
      </w:r>
    </w:p>
    <w:p w14:paraId="506243E7" w14:textId="77777777" w:rsidR="0049241F" w:rsidRPr="00743B04" w:rsidRDefault="00DE4D4C" w:rsidP="00DE4D4C">
      <w:pPr>
        <w:pStyle w:val="Standard"/>
        <w:numPr>
          <w:ilvl w:val="0"/>
          <w:numId w:val="32"/>
        </w:numPr>
        <w:spacing w:after="300" w:line="360" w:lineRule="auto"/>
        <w:rPr>
          <w:rFonts w:asciiTheme="majorHAnsi" w:hAnsiTheme="majorHAnsi"/>
        </w:rPr>
      </w:pPr>
      <w:r w:rsidRPr="00743B04">
        <w:rPr>
          <w:rFonts w:asciiTheme="majorHAnsi" w:hAnsiTheme="majorHAnsi"/>
          <w:iCs/>
          <w:color w:val="000000"/>
        </w:rPr>
        <w:t>senza immettere Username e Password (con vista generale riguardo tutto il complesso Universitario).</w:t>
      </w:r>
    </w:p>
    <w:p w14:paraId="64D3E78E" w14:textId="77777777" w:rsidR="00DE4D4C" w:rsidRPr="00743B04" w:rsidRDefault="00DE4D4C" w:rsidP="0049241F">
      <w:pPr>
        <w:pStyle w:val="Standard"/>
        <w:spacing w:after="300" w:line="360" w:lineRule="auto"/>
        <w:rPr>
          <w:rFonts w:asciiTheme="majorHAnsi" w:hAnsiTheme="majorHAnsi"/>
        </w:rPr>
      </w:pPr>
      <w:r w:rsidRPr="00743B04">
        <w:rPr>
          <w:rFonts w:asciiTheme="majorHAnsi" w:hAnsiTheme="majorHAnsi"/>
          <w:iCs/>
          <w:color w:val="000000"/>
        </w:rPr>
        <w:t>Per quanto riguarda l'admin gli sarà possibile un accesso separato in cui immettere il proprio codice univoco.</w:t>
      </w:r>
    </w:p>
    <w:p w14:paraId="30672F58" w14:textId="77777777" w:rsidR="00DE4D4C" w:rsidRPr="007B35E8" w:rsidRDefault="00DE4D4C" w:rsidP="0049241F">
      <w:pPr>
        <w:pStyle w:val="Standard"/>
        <w:spacing w:after="300" w:line="276" w:lineRule="auto"/>
        <w:rPr>
          <w:color w:val="FF0000"/>
        </w:rPr>
      </w:pPr>
      <w:r>
        <w:rPr>
          <w:rFonts w:ascii="Arial" w:hAnsi="Arial" w:cs="Times New Roman"/>
          <w:color w:val="66CCFF"/>
          <w:spacing w:val="5"/>
          <w:sz w:val="28"/>
          <w:szCs w:val="22"/>
          <w:lang w:eastAsia="en-US" w:bidi="ar-SA"/>
        </w:rPr>
        <w:t>Modifica dati personali</w:t>
      </w:r>
      <w:r w:rsidR="00091C4C">
        <w:rPr>
          <w:rFonts w:ascii="Arial" w:hAnsi="Arial" w:cs="Times New Roman"/>
          <w:color w:val="66CCFF"/>
          <w:spacing w:val="5"/>
          <w:sz w:val="28"/>
          <w:szCs w:val="22"/>
          <w:lang w:eastAsia="en-US" w:bidi="ar-SA"/>
        </w:rPr>
        <w:t xml:space="preserve"> </w:t>
      </w:r>
      <w:r w:rsidR="007B35E8" w:rsidRPr="00EE12A2">
        <w:rPr>
          <w:rFonts w:ascii="Arial" w:hAnsi="Arial" w:cs="Times New Roman"/>
          <w:color w:val="00B050"/>
          <w:spacing w:val="5"/>
          <w:sz w:val="28"/>
          <w:szCs w:val="22"/>
          <w:lang w:eastAsia="en-US" w:bidi="ar-SA"/>
        </w:rPr>
        <w:t>(BASSA)</w:t>
      </w:r>
    </w:p>
    <w:p w14:paraId="01900702" w14:textId="77777777" w:rsidR="00DE4D4C" w:rsidRPr="00743B04" w:rsidRDefault="00DE4D4C" w:rsidP="0049241F">
      <w:pPr>
        <w:pStyle w:val="Standard"/>
        <w:spacing w:after="300" w:line="276" w:lineRule="auto"/>
        <w:rPr>
          <w:rFonts w:asciiTheme="majorHAnsi" w:hAnsiTheme="majorHAnsi"/>
          <w:iCs/>
          <w:color w:val="000000"/>
        </w:rPr>
      </w:pPr>
      <w:r w:rsidRPr="00743B04">
        <w:rPr>
          <w:rFonts w:asciiTheme="majorHAnsi" w:hAnsiTheme="majorHAnsi"/>
          <w:iCs/>
          <w:color w:val="000000"/>
        </w:rPr>
        <w:t>Sarà permesso all’Utente di poter cambiare le proprie informazioni personali in caso di particolari situazioni, come ad esempio il passaggio da una facoltà ad un’altra.</w:t>
      </w:r>
    </w:p>
    <w:p w14:paraId="0D698882" w14:textId="77777777" w:rsidR="0049241F" w:rsidRDefault="00DE4D4C" w:rsidP="0049241F">
      <w:pPr>
        <w:pStyle w:val="Standard"/>
        <w:spacing w:after="300" w:line="276" w:lineRule="auto"/>
        <w:rPr>
          <w:color w:val="FF0000"/>
        </w:rPr>
      </w:pPr>
      <w:r>
        <w:rPr>
          <w:rFonts w:ascii="Arial" w:hAnsi="Arial" w:cs="Times New Roman"/>
          <w:color w:val="66CCFF"/>
          <w:spacing w:val="5"/>
          <w:sz w:val="28"/>
          <w:szCs w:val="22"/>
          <w:lang w:eastAsia="en-US" w:bidi="ar-SA"/>
        </w:rPr>
        <w:t>Visualizzazione mappa</w:t>
      </w:r>
      <w:r w:rsidR="00EE12A2">
        <w:rPr>
          <w:rFonts w:ascii="Arial" w:hAnsi="Arial" w:cs="Times New Roman"/>
          <w:color w:val="66CCFF"/>
          <w:spacing w:val="5"/>
          <w:sz w:val="28"/>
          <w:szCs w:val="22"/>
          <w:lang w:eastAsia="en-US" w:bidi="ar-SA"/>
        </w:rPr>
        <w:t xml:space="preserve"> </w:t>
      </w:r>
      <w:r w:rsidR="007B35E8">
        <w:rPr>
          <w:rFonts w:ascii="Arial" w:hAnsi="Arial" w:cs="Times New Roman"/>
          <w:color w:val="FF0000"/>
          <w:spacing w:val="5"/>
          <w:sz w:val="28"/>
          <w:szCs w:val="22"/>
          <w:lang w:eastAsia="en-US" w:bidi="ar-SA"/>
        </w:rPr>
        <w:t>(ALTA)</w:t>
      </w:r>
    </w:p>
    <w:p w14:paraId="24A6A039" w14:textId="77777777" w:rsidR="00DE4D4C" w:rsidRPr="00743B04" w:rsidRDefault="00DE4D4C" w:rsidP="0049241F">
      <w:pPr>
        <w:pStyle w:val="Standard"/>
        <w:spacing w:after="300" w:line="276" w:lineRule="auto"/>
        <w:rPr>
          <w:rFonts w:asciiTheme="majorHAnsi" w:hAnsiTheme="majorHAnsi"/>
          <w:color w:val="FF0000"/>
        </w:rPr>
      </w:pPr>
      <w:r w:rsidRPr="00743B04">
        <w:rPr>
          <w:rFonts w:asciiTheme="majorHAnsi" w:hAnsiTheme="majorHAnsi" w:cs="Times New Roman"/>
          <w:iCs/>
          <w:color w:val="000000"/>
          <w:spacing w:val="5"/>
        </w:rPr>
        <w:t>Il sistema sarà in grado di visualizzare una mappa che segnalerà tutti i POI sul territorio in cui sono distribuiti. I POI saranno rappresentati con icone diverse a seconda della tipologia di questi.</w:t>
      </w:r>
    </w:p>
    <w:p w14:paraId="275D6424" w14:textId="51279871" w:rsidR="00DC521F" w:rsidRPr="007B35E8" w:rsidRDefault="00DC521F" w:rsidP="0049241F">
      <w:pPr>
        <w:pStyle w:val="Standard"/>
        <w:spacing w:after="300" w:line="276" w:lineRule="auto"/>
        <w:rPr>
          <w:color w:val="FF0000"/>
        </w:rPr>
      </w:pPr>
      <w:r>
        <w:rPr>
          <w:rFonts w:ascii="Arial" w:hAnsi="Arial" w:cs="Times New Roman"/>
          <w:color w:val="66CCFF"/>
          <w:spacing w:val="5"/>
          <w:sz w:val="28"/>
          <w:szCs w:val="22"/>
          <w:lang w:eastAsia="en-US" w:bidi="ar-SA"/>
        </w:rPr>
        <w:t>Filtraggio POI</w:t>
      </w:r>
      <w:r w:rsidR="00091C4C">
        <w:rPr>
          <w:rFonts w:ascii="Arial" w:hAnsi="Arial" w:cs="Times New Roman"/>
          <w:color w:val="66CCFF"/>
          <w:spacing w:val="5"/>
          <w:sz w:val="28"/>
          <w:szCs w:val="22"/>
          <w:lang w:eastAsia="en-US" w:bidi="ar-SA"/>
        </w:rPr>
        <w:t xml:space="preserve"> </w:t>
      </w:r>
      <w:r w:rsidR="00684B75" w:rsidRPr="00655E02">
        <w:rPr>
          <w:rFonts w:ascii="Arial" w:hAnsi="Arial" w:cs="Times New Roman"/>
          <w:color w:val="FF0000"/>
          <w:spacing w:val="5"/>
          <w:sz w:val="28"/>
          <w:szCs w:val="22"/>
          <w:lang w:eastAsia="en-US" w:bidi="ar-SA"/>
        </w:rPr>
        <w:t>(</w:t>
      </w:r>
      <w:r w:rsidR="00655E02" w:rsidRPr="00655E02">
        <w:rPr>
          <w:rFonts w:ascii="Arial" w:hAnsi="Arial" w:cs="Times New Roman"/>
          <w:color w:val="FF0000"/>
          <w:spacing w:val="5"/>
          <w:sz w:val="28"/>
          <w:szCs w:val="22"/>
          <w:lang w:eastAsia="en-US" w:bidi="ar-SA"/>
        </w:rPr>
        <w:t>ALTA</w:t>
      </w:r>
      <w:r w:rsidR="00684B75" w:rsidRPr="00655E02">
        <w:rPr>
          <w:rFonts w:ascii="Arial" w:hAnsi="Arial" w:cs="Times New Roman"/>
          <w:color w:val="FF0000"/>
          <w:spacing w:val="5"/>
          <w:sz w:val="28"/>
          <w:szCs w:val="22"/>
          <w:lang w:eastAsia="en-US" w:bidi="ar-SA"/>
        </w:rPr>
        <w:t>)</w:t>
      </w:r>
    </w:p>
    <w:p w14:paraId="44D78877" w14:textId="022935FF" w:rsidR="00DC521F" w:rsidRPr="00DC521F" w:rsidRDefault="00DC521F" w:rsidP="0049241F">
      <w:pPr>
        <w:pStyle w:val="Standard"/>
        <w:spacing w:after="300" w:line="276" w:lineRule="auto"/>
      </w:pPr>
      <w:r w:rsidRPr="00743B04">
        <w:rPr>
          <w:rFonts w:asciiTheme="majorHAnsi" w:hAnsiTheme="majorHAnsi" w:cs="Times New Roman"/>
          <w:iCs/>
          <w:color w:val="000000"/>
          <w:spacing w:val="5"/>
        </w:rPr>
        <w:t>Il sistema sarà in grado di filtrare e rappresentare sulla mappa in base alle esigenze dell'utente, selezionando/deselezionando servizi o utilizzando una barra di ricerca, i vari POI desiderati.</w:t>
      </w:r>
      <w:r w:rsidR="0049241F" w:rsidRPr="00743B04">
        <w:rPr>
          <w:rFonts w:asciiTheme="majorHAnsi" w:hAnsiTheme="majorHAnsi"/>
        </w:rPr>
        <w:t xml:space="preserve"> </w:t>
      </w:r>
      <w:r w:rsidR="0049241F" w:rsidRPr="00743B04">
        <w:rPr>
          <w:rFonts w:asciiTheme="majorHAnsi" w:hAnsiTheme="majorHAnsi" w:cs="Times New Roman"/>
          <w:iCs/>
          <w:color w:val="000000"/>
          <w:spacing w:val="5"/>
        </w:rPr>
        <w:t>Inoltre,</w:t>
      </w:r>
      <w:r w:rsidRPr="00743B04">
        <w:rPr>
          <w:rFonts w:asciiTheme="majorHAnsi" w:hAnsiTheme="majorHAnsi" w:cs="Times New Roman"/>
          <w:iCs/>
          <w:color w:val="000000"/>
          <w:spacing w:val="5"/>
        </w:rPr>
        <w:t xml:space="preserve"> non appena un utente </w:t>
      </w:r>
      <w:ins w:id="119" w:author="Mattia Masci" w:date="2019-12-13T11:53:00Z">
        <w:r w:rsidR="002040E9">
          <w:rPr>
            <w:rFonts w:asciiTheme="majorHAnsi" w:hAnsiTheme="majorHAnsi" w:cs="Times New Roman"/>
            <w:iCs/>
            <w:color w:val="000000"/>
            <w:spacing w:val="5"/>
          </w:rPr>
          <w:t xml:space="preserve">registrato </w:t>
        </w:r>
      </w:ins>
      <w:r w:rsidRPr="00743B04">
        <w:rPr>
          <w:rFonts w:asciiTheme="majorHAnsi" w:hAnsiTheme="majorHAnsi" w:cs="Times New Roman"/>
          <w:iCs/>
          <w:color w:val="000000"/>
          <w:spacing w:val="5"/>
        </w:rPr>
        <w:t>entrerà nella propria pagina visualizzerà una mappa all'interno di cui saranno segnalati automaticamente i POI</w:t>
      </w:r>
      <w:ins w:id="120" w:author="Mattia Masci" w:date="2019-12-17T15:36:00Z">
        <w:r w:rsidR="00D71231">
          <w:rPr>
            <w:rFonts w:asciiTheme="majorHAnsi" w:hAnsiTheme="majorHAnsi" w:cs="Times New Roman"/>
            <w:iCs/>
            <w:color w:val="000000"/>
            <w:spacing w:val="5"/>
          </w:rPr>
          <w:t xml:space="preserve"> più importanti</w:t>
        </w:r>
      </w:ins>
      <w:r w:rsidRPr="00743B04">
        <w:rPr>
          <w:rFonts w:asciiTheme="majorHAnsi" w:hAnsiTheme="majorHAnsi" w:cs="Times New Roman"/>
          <w:iCs/>
          <w:color w:val="000000"/>
          <w:spacing w:val="5"/>
        </w:rPr>
        <w:t xml:space="preserve"> collegati al proprio </w:t>
      </w:r>
      <w:proofErr w:type="spellStart"/>
      <w:r w:rsidRPr="00743B04">
        <w:rPr>
          <w:rFonts w:asciiTheme="majorHAnsi" w:hAnsiTheme="majorHAnsi" w:cs="Times New Roman"/>
          <w:iCs/>
          <w:color w:val="000000"/>
          <w:spacing w:val="5"/>
        </w:rPr>
        <w:t>CdL</w:t>
      </w:r>
      <w:proofErr w:type="spellEnd"/>
      <w:r w:rsidRPr="00743B04">
        <w:rPr>
          <w:rFonts w:asciiTheme="majorHAnsi" w:hAnsiTheme="majorHAnsi" w:cs="Times New Roman"/>
          <w:iCs/>
          <w:color w:val="000000"/>
          <w:spacing w:val="5"/>
        </w:rPr>
        <w:t>, sarà poi premura dell'utilizzatore lasciare inalterate o cambiare le impostazioni di</w:t>
      </w:r>
      <w:r w:rsidRPr="00DC521F">
        <w:rPr>
          <w:rFonts w:ascii="Arial" w:hAnsi="Arial" w:cs="Times New Roman"/>
          <w:i/>
          <w:iCs/>
          <w:color w:val="000000"/>
          <w:spacing w:val="5"/>
        </w:rPr>
        <w:t xml:space="preserve"> </w:t>
      </w:r>
      <w:r w:rsidRPr="00743B04">
        <w:rPr>
          <w:rFonts w:asciiTheme="majorHAnsi" w:hAnsiTheme="majorHAnsi" w:cs="Times New Roman"/>
          <w:iCs/>
          <w:color w:val="000000"/>
          <w:spacing w:val="5"/>
        </w:rPr>
        <w:t>visualizzazione.</w:t>
      </w:r>
    </w:p>
    <w:p w14:paraId="2D9DDE3C" w14:textId="77777777" w:rsidR="00CE15D8" w:rsidRDefault="00CE15D8" w:rsidP="00250185">
      <w:pPr>
        <w:pStyle w:val="Standard"/>
        <w:spacing w:after="300" w:line="276" w:lineRule="auto"/>
        <w:rPr>
          <w:rFonts w:ascii="Arial" w:hAnsi="Arial" w:cs="Times New Roman"/>
          <w:i/>
          <w:iCs/>
          <w:color w:val="66CCFF"/>
          <w:spacing w:val="5"/>
          <w:sz w:val="28"/>
          <w:szCs w:val="22"/>
          <w:lang w:eastAsia="en-US" w:bidi="ar-SA"/>
        </w:rPr>
      </w:pPr>
    </w:p>
    <w:p w14:paraId="1B9B1516" w14:textId="54110FF4" w:rsidR="00DC521F" w:rsidRPr="00684B75" w:rsidRDefault="00DC521F" w:rsidP="00250185">
      <w:pPr>
        <w:pStyle w:val="Standard"/>
        <w:spacing w:after="300" w:line="276" w:lineRule="auto"/>
        <w:rPr>
          <w:color w:val="FF0000"/>
        </w:rPr>
      </w:pPr>
      <w:r w:rsidRPr="00257795">
        <w:rPr>
          <w:rFonts w:ascii="Arial" w:hAnsi="Arial" w:cs="Times New Roman"/>
          <w:iCs/>
          <w:color w:val="66CCFF"/>
          <w:spacing w:val="5"/>
          <w:sz w:val="28"/>
          <w:szCs w:val="22"/>
          <w:lang w:eastAsia="en-US" w:bidi="ar-SA"/>
          <w:rPrChange w:id="121" w:author="Mattia Masci" w:date="2019-12-13T11:18:00Z">
            <w:rPr>
              <w:rFonts w:ascii="Arial" w:hAnsi="Arial" w:cs="Times New Roman"/>
              <w:i/>
              <w:iCs/>
              <w:color w:val="66CCFF"/>
              <w:spacing w:val="5"/>
              <w:sz w:val="28"/>
              <w:szCs w:val="22"/>
              <w:lang w:eastAsia="en-US" w:bidi="ar-SA"/>
            </w:rPr>
          </w:rPrChange>
        </w:rPr>
        <w:lastRenderedPageBreak/>
        <w:t>Gestione back-end del sistema</w:t>
      </w:r>
      <w:r w:rsidR="00091C4C">
        <w:rPr>
          <w:rFonts w:ascii="Arial" w:hAnsi="Arial" w:cs="Times New Roman"/>
          <w:i/>
          <w:iCs/>
          <w:color w:val="66CCFF"/>
          <w:spacing w:val="5"/>
          <w:sz w:val="28"/>
          <w:szCs w:val="22"/>
          <w:lang w:eastAsia="en-US" w:bidi="ar-SA"/>
        </w:rPr>
        <w:t xml:space="preserve"> </w:t>
      </w:r>
      <w:r w:rsidR="005B263E" w:rsidRPr="00091C4C">
        <w:rPr>
          <w:rFonts w:ascii="Arial" w:hAnsi="Arial" w:cs="Times New Roman"/>
          <w:color w:val="FF8D00"/>
          <w:spacing w:val="5"/>
          <w:sz w:val="28"/>
          <w:szCs w:val="22"/>
          <w:lang w:eastAsia="en-US" w:bidi="ar-SA"/>
        </w:rPr>
        <w:t>(MEDIA)</w:t>
      </w:r>
    </w:p>
    <w:p w14:paraId="2784B2AD" w14:textId="77777777" w:rsidR="00DC521F" w:rsidRPr="00743B04" w:rsidRDefault="00DC521F" w:rsidP="00250185">
      <w:pPr>
        <w:pStyle w:val="Standard"/>
        <w:spacing w:after="300" w:line="276" w:lineRule="auto"/>
        <w:rPr>
          <w:rFonts w:asciiTheme="majorHAnsi" w:hAnsiTheme="majorHAnsi" w:cs="Times New Roman"/>
          <w:iCs/>
          <w:color w:val="000000"/>
          <w:spacing w:val="5"/>
          <w:sz w:val="28"/>
        </w:rPr>
      </w:pPr>
      <w:r w:rsidRPr="00743B04">
        <w:rPr>
          <w:rFonts w:asciiTheme="majorHAnsi" w:hAnsiTheme="majorHAnsi" w:cs="Times New Roman"/>
          <w:iCs/>
          <w:color w:val="000000"/>
          <w:spacing w:val="5"/>
        </w:rPr>
        <w:t>L'admin, dopo aver effettuato il login tramite una UI specifica, potrà aggiungere/rimuovere POI, che siano edifici, uffici o fornitori di servizi. L’admin sarà in grado quindi di gestire in back-end tutto il sistema apportando le relative modifiche per aggiungere/rimuovere gli oggetti sopra descritti</w:t>
      </w:r>
      <w:r w:rsidRPr="00743B04">
        <w:rPr>
          <w:rFonts w:asciiTheme="majorHAnsi" w:hAnsiTheme="majorHAnsi" w:cs="Times New Roman"/>
          <w:iCs/>
          <w:color w:val="000000"/>
          <w:spacing w:val="5"/>
          <w:sz w:val="28"/>
        </w:rPr>
        <w:t xml:space="preserve">.   </w:t>
      </w:r>
    </w:p>
    <w:p w14:paraId="28C76DD7" w14:textId="77777777" w:rsidR="00905517" w:rsidRDefault="009C1F6B" w:rsidP="00250185">
      <w:pPr>
        <w:pStyle w:val="Standard"/>
        <w:spacing w:after="300" w:line="276" w:lineRule="auto"/>
        <w:rPr>
          <w:rStyle w:val="Enfasiintensa"/>
          <w:sz w:val="28"/>
        </w:rPr>
      </w:pPr>
      <w:r>
        <w:rPr>
          <w:rStyle w:val="Enfasiintensa"/>
          <w:sz w:val="28"/>
        </w:rPr>
        <w:t>B</w:t>
      </w:r>
      <w:r w:rsidR="0047226A" w:rsidRPr="002D64A2">
        <w:rPr>
          <w:rStyle w:val="Enfasiintensa"/>
          <w:sz w:val="28"/>
        </w:rPr>
        <w:t>.</w:t>
      </w:r>
      <w:r w:rsidR="00233136" w:rsidRPr="002D64A2">
        <w:rPr>
          <w:rStyle w:val="Enfasiintensa"/>
          <w:sz w:val="28"/>
        </w:rPr>
        <w:t>2</w:t>
      </w:r>
      <w:r w:rsidR="0047226A" w:rsidRPr="002D64A2">
        <w:rPr>
          <w:rStyle w:val="Enfasiintensa"/>
          <w:sz w:val="28"/>
        </w:rPr>
        <w:t xml:space="preserve"> </w:t>
      </w:r>
      <w:r w:rsidR="001676F9" w:rsidRPr="002D64A2">
        <w:rPr>
          <w:rStyle w:val="Enfasiintensa"/>
          <w:sz w:val="28"/>
        </w:rPr>
        <w:t>Requisiti non Funzionali</w:t>
      </w:r>
    </w:p>
    <w:p w14:paraId="05CDA687" w14:textId="77777777" w:rsidR="00DC521F" w:rsidRDefault="00DC521F" w:rsidP="00250185">
      <w:pPr>
        <w:pStyle w:val="Standard"/>
        <w:spacing w:line="276" w:lineRule="auto"/>
        <w:jc w:val="both"/>
      </w:pPr>
      <w:proofErr w:type="spellStart"/>
      <w:r>
        <w:rPr>
          <w:rFonts w:ascii="Arial" w:hAnsi="Arial" w:cs="Times New Roman"/>
          <w:color w:val="66CCFF"/>
          <w:spacing w:val="5"/>
          <w:sz w:val="28"/>
          <w:szCs w:val="22"/>
          <w:lang w:eastAsia="en-US" w:bidi="ar-SA"/>
        </w:rPr>
        <w:t>Usability</w:t>
      </w:r>
      <w:proofErr w:type="spellEnd"/>
    </w:p>
    <w:p w14:paraId="3D7A3F37" w14:textId="77777777" w:rsidR="00DC521F" w:rsidRDefault="00DC521F" w:rsidP="00250185">
      <w:pPr>
        <w:pStyle w:val="Standard"/>
        <w:spacing w:line="276" w:lineRule="auto"/>
        <w:jc w:val="both"/>
      </w:pPr>
    </w:p>
    <w:p w14:paraId="1B9E265E" w14:textId="77777777" w:rsidR="00DC521F" w:rsidRPr="00743B04" w:rsidRDefault="00DC521F" w:rsidP="00250185">
      <w:pPr>
        <w:pStyle w:val="Standard"/>
        <w:spacing w:after="300" w:line="276" w:lineRule="auto"/>
        <w:rPr>
          <w:rFonts w:asciiTheme="majorHAnsi" w:hAnsiTheme="majorHAnsi"/>
        </w:rPr>
      </w:pPr>
      <w:r w:rsidRPr="00743B04">
        <w:rPr>
          <w:rFonts w:asciiTheme="majorHAnsi" w:hAnsiTheme="majorHAnsi" w:cs="Times New Roman"/>
          <w:iCs/>
          <w:color w:val="000000"/>
        </w:rPr>
        <w:t>Il Sistema dovrà essere strutturato in modo basico e di facile comprensione per garantire una user-</w:t>
      </w:r>
      <w:proofErr w:type="spellStart"/>
      <w:r w:rsidRPr="00743B04">
        <w:rPr>
          <w:rFonts w:asciiTheme="majorHAnsi" w:hAnsiTheme="majorHAnsi" w:cs="Times New Roman"/>
          <w:iCs/>
          <w:color w:val="000000"/>
        </w:rPr>
        <w:t>experience</w:t>
      </w:r>
      <w:proofErr w:type="spellEnd"/>
      <w:r w:rsidRPr="00743B04">
        <w:rPr>
          <w:rFonts w:asciiTheme="majorHAnsi" w:hAnsiTheme="majorHAnsi" w:cs="Times New Roman"/>
          <w:iCs/>
          <w:color w:val="000000"/>
        </w:rPr>
        <w:t xml:space="preserve"> funzionale ma allo stesso tempo semplice. La GUI dovrà essere il più funzionale e user-</w:t>
      </w:r>
      <w:proofErr w:type="spellStart"/>
      <w:r w:rsidRPr="00743B04">
        <w:rPr>
          <w:rFonts w:asciiTheme="majorHAnsi" w:hAnsiTheme="majorHAnsi" w:cs="Times New Roman"/>
          <w:iCs/>
          <w:color w:val="000000"/>
        </w:rPr>
        <w:t>friendly</w:t>
      </w:r>
      <w:proofErr w:type="spellEnd"/>
      <w:r w:rsidRPr="00743B04">
        <w:rPr>
          <w:rFonts w:asciiTheme="majorHAnsi" w:hAnsiTheme="majorHAnsi" w:cs="Times New Roman"/>
          <w:iCs/>
          <w:color w:val="000000"/>
        </w:rPr>
        <w:t xml:space="preserve"> possibile.  </w:t>
      </w:r>
    </w:p>
    <w:p w14:paraId="1D329980" w14:textId="77777777" w:rsidR="00A216EA" w:rsidRDefault="00A216EA" w:rsidP="00250185">
      <w:pPr>
        <w:pStyle w:val="Standard"/>
        <w:spacing w:after="300" w:line="276" w:lineRule="auto"/>
      </w:pPr>
      <w:proofErr w:type="spellStart"/>
      <w:r>
        <w:rPr>
          <w:rFonts w:ascii="Arial" w:hAnsi="Arial" w:cs="Times New Roman"/>
          <w:color w:val="66CCFF"/>
          <w:spacing w:val="5"/>
          <w:sz w:val="28"/>
          <w:szCs w:val="22"/>
          <w:lang w:eastAsia="en-US" w:bidi="ar-SA"/>
        </w:rPr>
        <w:t>Scalability</w:t>
      </w:r>
      <w:proofErr w:type="spellEnd"/>
    </w:p>
    <w:p w14:paraId="39378390" w14:textId="77777777" w:rsidR="00A216EA" w:rsidRPr="00743B04" w:rsidRDefault="00A216EA" w:rsidP="00250185">
      <w:pPr>
        <w:pStyle w:val="Standard"/>
        <w:spacing w:after="300" w:line="276" w:lineRule="auto"/>
        <w:rPr>
          <w:rFonts w:asciiTheme="majorHAnsi" w:hAnsiTheme="majorHAnsi" w:cs="Times New Roman"/>
          <w:iCs/>
          <w:color w:val="000000"/>
        </w:rPr>
      </w:pPr>
      <w:r w:rsidRPr="00743B04">
        <w:rPr>
          <w:rFonts w:asciiTheme="majorHAnsi" w:hAnsiTheme="majorHAnsi" w:cs="Times New Roman"/>
          <w:iCs/>
          <w:color w:val="000000"/>
        </w:rPr>
        <w:t>Il sistema dovrà essere in grado di gestire un gran numero di utenti in contemporanea, ancor di più nei periodi di iscrizione in cui l'affluenza nelle sedi si intensifica. Il DBMS, che sarà una delle parti del software messa più a dura prova in questi periodi, dovrà essere messo in condizione di eseguire un gran numero di transazioni all'occorrenza.</w:t>
      </w:r>
    </w:p>
    <w:p w14:paraId="21BF10C5" w14:textId="77777777" w:rsidR="00A216EA" w:rsidRDefault="00A216EA" w:rsidP="00250185">
      <w:pPr>
        <w:pStyle w:val="Standard"/>
        <w:spacing w:after="300" w:line="276" w:lineRule="auto"/>
      </w:pPr>
      <w:proofErr w:type="spellStart"/>
      <w:r>
        <w:rPr>
          <w:rFonts w:ascii="Arial" w:hAnsi="Arial" w:cs="Times New Roman"/>
          <w:color w:val="66CCFF"/>
          <w:spacing w:val="5"/>
          <w:sz w:val="28"/>
          <w:szCs w:val="22"/>
          <w:lang w:eastAsia="en-US" w:bidi="ar-SA"/>
        </w:rPr>
        <w:t>Capacity</w:t>
      </w:r>
      <w:proofErr w:type="spellEnd"/>
    </w:p>
    <w:p w14:paraId="39F306CC" w14:textId="77777777" w:rsidR="00A216EA" w:rsidRDefault="00A216EA" w:rsidP="00250185">
      <w:pPr>
        <w:pStyle w:val="Standard"/>
        <w:spacing w:after="300" w:line="276" w:lineRule="auto"/>
        <w:rPr>
          <w:rFonts w:ascii="Arial" w:hAnsi="Arial" w:cs="Times New Roman"/>
          <w:i/>
          <w:color w:val="000000"/>
        </w:rPr>
      </w:pPr>
      <w:r w:rsidRPr="00743B04">
        <w:rPr>
          <w:rFonts w:asciiTheme="majorHAnsi" w:hAnsiTheme="majorHAnsi" w:cs="Times New Roman"/>
          <w:color w:val="000000"/>
        </w:rPr>
        <w:t>Il software dovrà essere in grado di poter funzionare in una grande Università potenzialmente distribuita su più sedi, e con una molteplicità importante di POI</w:t>
      </w:r>
      <w:r w:rsidRPr="00A216EA">
        <w:rPr>
          <w:rFonts w:ascii="Arial" w:hAnsi="Arial" w:cs="Times New Roman"/>
          <w:i/>
          <w:color w:val="000000"/>
        </w:rPr>
        <w:t>.</w:t>
      </w:r>
    </w:p>
    <w:p w14:paraId="3B58808C" w14:textId="77777777" w:rsidR="00A216EA" w:rsidRDefault="00A216EA" w:rsidP="00250185">
      <w:pPr>
        <w:pStyle w:val="Standard"/>
        <w:spacing w:after="300" w:line="276" w:lineRule="auto"/>
      </w:pPr>
      <w:proofErr w:type="spellStart"/>
      <w:r>
        <w:rPr>
          <w:rFonts w:ascii="Arial" w:hAnsi="Arial" w:cs="Times New Roman"/>
          <w:color w:val="66CCFF"/>
          <w:spacing w:val="5"/>
          <w:sz w:val="28"/>
          <w:szCs w:val="22"/>
          <w:lang w:eastAsia="en-US" w:bidi="ar-SA"/>
        </w:rPr>
        <w:t>Supportability</w:t>
      </w:r>
      <w:proofErr w:type="spellEnd"/>
    </w:p>
    <w:p w14:paraId="4D485CCA" w14:textId="77777777" w:rsidR="00A216EA" w:rsidRPr="00743B04" w:rsidRDefault="00A216EA" w:rsidP="00250185">
      <w:pPr>
        <w:pStyle w:val="Standard"/>
        <w:spacing w:after="300" w:line="276" w:lineRule="auto"/>
        <w:rPr>
          <w:rFonts w:asciiTheme="majorHAnsi" w:hAnsiTheme="majorHAnsi" w:cs="Times New Roman"/>
          <w:color w:val="000000"/>
          <w:sz w:val="28"/>
        </w:rPr>
      </w:pPr>
      <w:r w:rsidRPr="00743B04">
        <w:rPr>
          <w:rFonts w:asciiTheme="majorHAnsi" w:hAnsiTheme="majorHAnsi" w:cs="Times New Roman"/>
          <w:color w:val="000000"/>
        </w:rPr>
        <w:t>Gli utenti useranno il software attraverso i sistemi più disparati (dagli smartphone ai pc, con la conseguente varietà di piattaforme), per questo dovrà essere progettato tenendo conto di questa diversità</w:t>
      </w:r>
      <w:r w:rsidRPr="00743B04">
        <w:rPr>
          <w:rFonts w:asciiTheme="majorHAnsi" w:hAnsiTheme="majorHAnsi" w:cs="Times New Roman"/>
          <w:color w:val="000000"/>
          <w:sz w:val="28"/>
        </w:rPr>
        <w:t>.</w:t>
      </w:r>
    </w:p>
    <w:p w14:paraId="6C1C9ABB" w14:textId="77777777" w:rsidR="008C43BF" w:rsidRDefault="008C43BF" w:rsidP="00A216EA">
      <w:pPr>
        <w:pStyle w:val="Standard"/>
        <w:spacing w:after="300" w:line="360" w:lineRule="auto"/>
        <w:rPr>
          <w:rFonts w:ascii="Arial" w:hAnsi="Arial" w:cs="Times New Roman"/>
          <w:color w:val="66CCFF"/>
          <w:spacing w:val="5"/>
          <w:sz w:val="28"/>
          <w:szCs w:val="28"/>
          <w:lang w:eastAsia="en-US" w:bidi="ar-SA"/>
        </w:rPr>
      </w:pPr>
    </w:p>
    <w:p w14:paraId="0DFF350F" w14:textId="77777777" w:rsidR="00CE15D8" w:rsidRDefault="00CE15D8" w:rsidP="008C43BF">
      <w:pPr>
        <w:pStyle w:val="Standard"/>
        <w:spacing w:after="300" w:line="276" w:lineRule="auto"/>
        <w:rPr>
          <w:rFonts w:ascii="Arial" w:hAnsi="Arial" w:cs="Times New Roman"/>
          <w:color w:val="66CCFF"/>
          <w:spacing w:val="5"/>
          <w:sz w:val="28"/>
          <w:szCs w:val="28"/>
          <w:lang w:eastAsia="en-US" w:bidi="ar-SA"/>
        </w:rPr>
      </w:pPr>
    </w:p>
    <w:p w14:paraId="2068E09C" w14:textId="3F17C577" w:rsidR="00A216EA" w:rsidRDefault="00A216EA" w:rsidP="008C43BF">
      <w:pPr>
        <w:pStyle w:val="Standard"/>
        <w:spacing w:after="300" w:line="276" w:lineRule="auto"/>
      </w:pPr>
      <w:proofErr w:type="spellStart"/>
      <w:r>
        <w:rPr>
          <w:rFonts w:ascii="Arial" w:hAnsi="Arial" w:cs="Times New Roman"/>
          <w:color w:val="66CCFF"/>
          <w:spacing w:val="5"/>
          <w:sz w:val="28"/>
          <w:szCs w:val="28"/>
          <w:lang w:eastAsia="en-US" w:bidi="ar-SA"/>
        </w:rPr>
        <w:lastRenderedPageBreak/>
        <w:t>Maintainability</w:t>
      </w:r>
      <w:proofErr w:type="spellEnd"/>
    </w:p>
    <w:p w14:paraId="727D9111" w14:textId="77777777" w:rsidR="00A216EA" w:rsidRPr="00743B04" w:rsidRDefault="00A216EA" w:rsidP="00A216EA">
      <w:pPr>
        <w:autoSpaceDE w:val="0"/>
        <w:rPr>
          <w:rFonts w:asciiTheme="majorHAnsi" w:hAnsiTheme="majorHAnsi"/>
          <w:iCs/>
          <w:color w:val="000000"/>
          <w:lang w:val="it-IT" w:bidi="hi-IN"/>
        </w:rPr>
      </w:pPr>
      <w:r w:rsidRPr="00743B04">
        <w:rPr>
          <w:rFonts w:asciiTheme="majorHAnsi" w:hAnsiTheme="majorHAnsi"/>
          <w:iCs/>
          <w:color w:val="000000"/>
          <w:lang w:val="it-IT" w:bidi="hi-IN"/>
        </w:rPr>
        <w:t>Il software dovrà rispettare la Manutenibilità, ovvero la capacità di essere Modulare. Così sarà più facile individuare una parte di codice interessata ad eventuali modifiche o correzioni. Per fare ciò è necessario che il codice sia ben commentato e documentato;</w:t>
      </w:r>
    </w:p>
    <w:p w14:paraId="5633358E" w14:textId="77777777" w:rsidR="00A216EA" w:rsidRDefault="00A216EA" w:rsidP="00A216EA">
      <w:pPr>
        <w:pStyle w:val="Standard"/>
        <w:spacing w:after="300" w:line="360" w:lineRule="auto"/>
      </w:pPr>
    </w:p>
    <w:p w14:paraId="059A7682" w14:textId="77777777" w:rsidR="00233136" w:rsidRPr="002D64A2" w:rsidRDefault="009C1F6B" w:rsidP="00233136">
      <w:pPr>
        <w:pStyle w:val="Titolo"/>
        <w:spacing w:line="360" w:lineRule="auto"/>
        <w:rPr>
          <w:rStyle w:val="Enfasiintensa"/>
          <w:sz w:val="28"/>
          <w:lang w:val="it-IT"/>
        </w:rPr>
      </w:pPr>
      <w:r>
        <w:rPr>
          <w:rStyle w:val="Enfasiintensa"/>
          <w:sz w:val="28"/>
          <w:lang w:val="it-IT"/>
        </w:rPr>
        <w:t>B</w:t>
      </w:r>
      <w:r w:rsidR="00233136" w:rsidRPr="002D64A2">
        <w:rPr>
          <w:rStyle w:val="Enfasiintensa"/>
          <w:sz w:val="28"/>
          <w:lang w:val="it-IT"/>
        </w:rPr>
        <w:t xml:space="preserve">.3 </w:t>
      </w:r>
      <w:r w:rsidR="00905517" w:rsidRPr="002D64A2">
        <w:rPr>
          <w:rStyle w:val="Enfasiintensa"/>
          <w:sz w:val="28"/>
          <w:lang w:val="it-IT"/>
        </w:rPr>
        <w:t>Scenari d’uso dettagliati</w:t>
      </w:r>
    </w:p>
    <w:p w14:paraId="11C11E9D" w14:textId="77777777" w:rsidR="004E5AAC" w:rsidRDefault="004E5AAC" w:rsidP="004E5AAC">
      <w:pPr>
        <w:pStyle w:val="Standard"/>
        <w:spacing w:after="300" w:line="360" w:lineRule="auto"/>
        <w:rPr>
          <w:rFonts w:ascii="Arial" w:hAnsi="Arial" w:cs="Times New Roman"/>
          <w:i/>
          <w:color w:val="66CCFF"/>
          <w:sz w:val="28"/>
        </w:rPr>
      </w:pPr>
      <w:r>
        <w:rPr>
          <w:rFonts w:ascii="Arial" w:hAnsi="Arial" w:cs="Times New Roman"/>
          <w:i/>
          <w:color w:val="66CCFF"/>
          <w:sz w:val="28"/>
        </w:rPr>
        <w:t>Raggiungimento di un POI (Utente con Account)</w:t>
      </w:r>
    </w:p>
    <w:p w14:paraId="38C02828" w14:textId="77777777" w:rsidR="004E5AAC" w:rsidRPr="00743B04" w:rsidRDefault="004E5AAC" w:rsidP="004E5AAC">
      <w:pPr>
        <w:pStyle w:val="Standard"/>
        <w:numPr>
          <w:ilvl w:val="0"/>
          <w:numId w:val="34"/>
        </w:numPr>
        <w:spacing w:after="300"/>
        <w:rPr>
          <w:rFonts w:asciiTheme="majorHAnsi" w:hAnsiTheme="majorHAnsi" w:cs="Times New Roman"/>
          <w:color w:val="000000"/>
        </w:rPr>
      </w:pPr>
      <w:r w:rsidRPr="00743B04">
        <w:rPr>
          <w:rFonts w:asciiTheme="majorHAnsi" w:hAnsiTheme="majorHAnsi" w:cs="Times New Roman"/>
          <w:color w:val="000000"/>
        </w:rPr>
        <w:t>L’utente apre la pagina web;</w:t>
      </w:r>
    </w:p>
    <w:p w14:paraId="3ED14612" w14:textId="77777777"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Una volta aperta la pagina, l’utente effettua il login con password;</w:t>
      </w:r>
    </w:p>
    <w:p w14:paraId="7D79FB93" w14:textId="77777777"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 xml:space="preserve">Il software mostra una vista della mappa specializzando la vista in base al </w:t>
      </w:r>
      <w:proofErr w:type="spellStart"/>
      <w:r w:rsidRPr="00743B04">
        <w:rPr>
          <w:rFonts w:asciiTheme="majorHAnsi" w:hAnsiTheme="majorHAnsi" w:cs="Times New Roman"/>
          <w:color w:val="000000"/>
        </w:rPr>
        <w:t>CdL</w:t>
      </w:r>
      <w:proofErr w:type="spellEnd"/>
      <w:r w:rsidRPr="00743B04">
        <w:rPr>
          <w:rFonts w:asciiTheme="majorHAnsi" w:hAnsiTheme="majorHAnsi" w:cs="Times New Roman"/>
          <w:color w:val="000000"/>
        </w:rPr>
        <w:t xml:space="preserve"> inserito al momento della registrazione, ovvero mostrando tutti i POI vicini all’edificio di appartenenza del corso di laurea;</w:t>
      </w:r>
    </w:p>
    <w:p w14:paraId="4BB52AD7" w14:textId="77777777"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L'utente seleziona il POI desiderato;</w:t>
      </w:r>
    </w:p>
    <w:p w14:paraId="00395E70" w14:textId="77777777"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Il software restituisce l’edificio o il luogo dov’è situato il POI scelto;</w:t>
      </w:r>
    </w:p>
    <w:p w14:paraId="33E8AA7B" w14:textId="77777777" w:rsidR="004E5AAC" w:rsidRDefault="004E5AAC" w:rsidP="004E5AAC">
      <w:pPr>
        <w:pStyle w:val="Standard"/>
        <w:spacing w:after="300"/>
        <w:rPr>
          <w:rFonts w:ascii="Arial" w:hAnsi="Arial" w:cs="Times New Roman"/>
          <w:i/>
          <w:color w:val="000000"/>
        </w:rPr>
      </w:pPr>
    </w:p>
    <w:p w14:paraId="7FE10893" w14:textId="77777777" w:rsidR="004E5AAC" w:rsidRPr="00743B04" w:rsidRDefault="004E5AAC" w:rsidP="004E5AAC">
      <w:pPr>
        <w:pStyle w:val="Standard"/>
        <w:spacing w:after="300" w:line="276" w:lineRule="auto"/>
        <w:jc w:val="both"/>
        <w:rPr>
          <w:sz w:val="28"/>
          <w:szCs w:val="28"/>
        </w:rPr>
      </w:pPr>
      <w:r w:rsidRPr="00743B04">
        <w:rPr>
          <w:rFonts w:ascii="Arial" w:hAnsi="Arial" w:cs="Times New Roman"/>
          <w:color w:val="66CCFF"/>
          <w:sz w:val="28"/>
          <w:szCs w:val="28"/>
        </w:rPr>
        <w:t>Raggiungimento di un POI</w:t>
      </w:r>
      <w:bookmarkStart w:id="122" w:name="Bookmark"/>
      <w:bookmarkEnd w:id="122"/>
      <w:r w:rsidRPr="00743B04">
        <w:rPr>
          <w:rFonts w:ascii="Arial" w:hAnsi="Arial" w:cs="Times New Roman"/>
          <w:color w:val="66CCFF"/>
          <w:sz w:val="28"/>
          <w:szCs w:val="28"/>
        </w:rPr>
        <w:t xml:space="preserve"> (Utente senza account)</w:t>
      </w:r>
    </w:p>
    <w:p w14:paraId="7712DA19" w14:textId="77777777" w:rsidR="004E5AAC" w:rsidRPr="00743B04" w:rsidRDefault="004E5AAC" w:rsidP="004E5AAC">
      <w:pPr>
        <w:pStyle w:val="Standard"/>
        <w:numPr>
          <w:ilvl w:val="0"/>
          <w:numId w:val="36"/>
        </w:numPr>
        <w:spacing w:after="300"/>
        <w:rPr>
          <w:rFonts w:asciiTheme="majorHAnsi" w:hAnsiTheme="majorHAnsi" w:cs="Times New Roman"/>
          <w:color w:val="000000"/>
        </w:rPr>
      </w:pPr>
      <w:r w:rsidRPr="00743B04">
        <w:rPr>
          <w:rFonts w:asciiTheme="majorHAnsi" w:hAnsiTheme="majorHAnsi" w:cs="Times New Roman"/>
          <w:color w:val="000000"/>
        </w:rPr>
        <w:t>L’utente apre la pagina;</w:t>
      </w:r>
    </w:p>
    <w:p w14:paraId="2945E419" w14:textId="77777777" w:rsidR="004E5AAC" w:rsidRPr="00743B04" w:rsidRDefault="004E5AAC" w:rsidP="004E5AAC">
      <w:pPr>
        <w:pStyle w:val="Standard"/>
        <w:numPr>
          <w:ilvl w:val="0"/>
          <w:numId w:val="35"/>
        </w:numPr>
        <w:spacing w:after="300"/>
        <w:rPr>
          <w:rFonts w:asciiTheme="majorHAnsi" w:hAnsiTheme="majorHAnsi" w:cs="Times New Roman"/>
          <w:color w:val="000000"/>
        </w:rPr>
      </w:pPr>
      <w:r w:rsidRPr="00743B04">
        <w:rPr>
          <w:rFonts w:asciiTheme="majorHAnsi" w:hAnsiTheme="majorHAnsi" w:cs="Times New Roman"/>
          <w:color w:val="000000"/>
        </w:rPr>
        <w:t>Una volta aperta la pagina, l’utente effettua il login come ospite;</w:t>
      </w:r>
    </w:p>
    <w:p w14:paraId="794C6606" w14:textId="77777777" w:rsidR="004E5AAC" w:rsidRPr="00743B04" w:rsidRDefault="004E5AAC" w:rsidP="004E5AAC">
      <w:pPr>
        <w:pStyle w:val="Standard"/>
        <w:numPr>
          <w:ilvl w:val="0"/>
          <w:numId w:val="35"/>
        </w:numPr>
        <w:spacing w:after="300"/>
        <w:rPr>
          <w:rFonts w:asciiTheme="majorHAnsi" w:hAnsiTheme="majorHAnsi" w:cs="Times New Roman"/>
          <w:color w:val="000000"/>
        </w:rPr>
      </w:pPr>
      <w:r w:rsidRPr="00743B04">
        <w:rPr>
          <w:rFonts w:asciiTheme="majorHAnsi" w:hAnsiTheme="majorHAnsi" w:cs="Times New Roman"/>
          <w:color w:val="000000"/>
        </w:rPr>
        <w:t xml:space="preserve">Il software mostra una vista della mappa generalizzata, quindi non </w:t>
      </w:r>
      <w:proofErr w:type="spellStart"/>
      <w:r w:rsidRPr="00743B04">
        <w:rPr>
          <w:rFonts w:asciiTheme="majorHAnsi" w:hAnsiTheme="majorHAnsi" w:cs="Times New Roman"/>
          <w:color w:val="000000"/>
        </w:rPr>
        <w:t>prioritizzando</w:t>
      </w:r>
      <w:proofErr w:type="spellEnd"/>
      <w:r w:rsidRPr="00743B04">
        <w:rPr>
          <w:rFonts w:asciiTheme="majorHAnsi" w:hAnsiTheme="majorHAnsi" w:cs="Times New Roman"/>
          <w:color w:val="000000"/>
        </w:rPr>
        <w:t xml:space="preserve"> per mezzo del </w:t>
      </w:r>
      <w:proofErr w:type="spellStart"/>
      <w:r w:rsidRPr="00743B04">
        <w:rPr>
          <w:rFonts w:asciiTheme="majorHAnsi" w:hAnsiTheme="majorHAnsi" w:cs="Times New Roman"/>
          <w:color w:val="000000"/>
        </w:rPr>
        <w:t>CdL</w:t>
      </w:r>
      <w:proofErr w:type="spellEnd"/>
      <w:r w:rsidRPr="00743B04">
        <w:rPr>
          <w:rFonts w:asciiTheme="majorHAnsi" w:hAnsiTheme="majorHAnsi" w:cs="Times New Roman"/>
          <w:color w:val="000000"/>
        </w:rPr>
        <w:t xml:space="preserve"> come nel caso dell’utente registrato;</w:t>
      </w:r>
    </w:p>
    <w:p w14:paraId="02F2F74F" w14:textId="77777777" w:rsidR="004E5AAC" w:rsidRPr="00743B04" w:rsidRDefault="004E5AAC" w:rsidP="004E5AAC">
      <w:pPr>
        <w:pStyle w:val="Standard"/>
        <w:numPr>
          <w:ilvl w:val="0"/>
          <w:numId w:val="35"/>
        </w:numPr>
        <w:spacing w:after="300"/>
        <w:rPr>
          <w:rFonts w:ascii="Arial" w:hAnsi="Arial" w:cs="Times New Roman"/>
          <w:color w:val="000000"/>
        </w:rPr>
      </w:pPr>
      <w:r w:rsidRPr="00743B04">
        <w:rPr>
          <w:rFonts w:asciiTheme="majorHAnsi" w:hAnsiTheme="majorHAnsi" w:cs="Times New Roman"/>
          <w:color w:val="000000"/>
        </w:rPr>
        <w:t>L’utente potrà scegliere quale POI raggiungere</w:t>
      </w:r>
      <w:r w:rsidRPr="00743B04">
        <w:rPr>
          <w:rFonts w:ascii="Arial" w:hAnsi="Arial" w:cs="Times New Roman"/>
          <w:color w:val="000000"/>
        </w:rPr>
        <w:t>;</w:t>
      </w:r>
    </w:p>
    <w:p w14:paraId="3E064061" w14:textId="77777777" w:rsidR="004E5AAC" w:rsidRPr="00743B04" w:rsidRDefault="004E5AAC" w:rsidP="004E5AAC">
      <w:pPr>
        <w:pStyle w:val="Standard"/>
        <w:numPr>
          <w:ilvl w:val="0"/>
          <w:numId w:val="35"/>
        </w:numPr>
        <w:spacing w:after="300"/>
        <w:rPr>
          <w:rFonts w:asciiTheme="majorHAnsi" w:hAnsiTheme="majorHAnsi" w:cs="Times New Roman"/>
          <w:color w:val="000000"/>
        </w:rPr>
      </w:pPr>
      <w:r w:rsidRPr="00743B04">
        <w:rPr>
          <w:rFonts w:asciiTheme="majorHAnsi" w:hAnsiTheme="majorHAnsi" w:cs="Times New Roman"/>
          <w:color w:val="000000"/>
        </w:rPr>
        <w:t>Appena l’utente sceglierà la destinazione da raggiungere il software elaborerà la destinazione e mostrerà dove si trova;</w:t>
      </w:r>
    </w:p>
    <w:p w14:paraId="10E0A94D" w14:textId="77777777" w:rsidR="00B011BF" w:rsidRDefault="00B011BF" w:rsidP="004E5AAC">
      <w:pPr>
        <w:pStyle w:val="Standard"/>
        <w:spacing w:after="300"/>
        <w:rPr>
          <w:rFonts w:ascii="Arial" w:hAnsi="Arial" w:cs="Times New Roman"/>
          <w:i/>
          <w:color w:val="66CCFF"/>
          <w:sz w:val="28"/>
        </w:rPr>
      </w:pPr>
    </w:p>
    <w:p w14:paraId="15CBB436" w14:textId="77777777" w:rsidR="00B011BF" w:rsidRDefault="00B011BF" w:rsidP="004E5AAC">
      <w:pPr>
        <w:pStyle w:val="Standard"/>
        <w:spacing w:after="300"/>
        <w:rPr>
          <w:rFonts w:ascii="Arial" w:hAnsi="Arial" w:cs="Times New Roman"/>
          <w:i/>
          <w:color w:val="66CCFF"/>
          <w:sz w:val="28"/>
        </w:rPr>
      </w:pPr>
    </w:p>
    <w:p w14:paraId="42CD28CD" w14:textId="77777777" w:rsidR="004E5AAC" w:rsidRPr="007123C5" w:rsidRDefault="004E5AAC" w:rsidP="004E5AAC">
      <w:pPr>
        <w:pStyle w:val="Standard"/>
        <w:spacing w:after="300"/>
        <w:rPr>
          <w:rFonts w:ascii="Arial" w:hAnsi="Arial" w:cs="Arial"/>
          <w:color w:val="66CCFF"/>
          <w:sz w:val="28"/>
          <w:rPrChange w:id="123" w:author="Mattia Masci" w:date="2019-12-13T11:20:00Z">
            <w:rPr>
              <w:rFonts w:ascii="Arial" w:hAnsi="Arial" w:cs="Arial"/>
              <w:i/>
              <w:color w:val="66CCFF"/>
              <w:sz w:val="28"/>
            </w:rPr>
          </w:rPrChange>
        </w:rPr>
      </w:pPr>
      <w:r w:rsidRPr="007123C5">
        <w:rPr>
          <w:rFonts w:ascii="Arial" w:hAnsi="Arial" w:cs="Arial"/>
          <w:color w:val="66CCFF"/>
          <w:sz w:val="28"/>
          <w:rPrChange w:id="124" w:author="Mattia Masci" w:date="2019-12-13T11:20:00Z">
            <w:rPr>
              <w:rFonts w:ascii="Arial" w:hAnsi="Arial" w:cs="Arial"/>
              <w:i/>
              <w:color w:val="66CCFF"/>
              <w:sz w:val="28"/>
            </w:rPr>
          </w:rPrChange>
        </w:rPr>
        <w:t>Registrazione Utente</w:t>
      </w:r>
    </w:p>
    <w:p w14:paraId="53A30841"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L’utente apre la pagina;</w:t>
      </w:r>
    </w:p>
    <w:p w14:paraId="30807FE7"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Una volta aperta la pagina l’utente si reca nella sezione della registrazione;</w:t>
      </w:r>
    </w:p>
    <w:p w14:paraId="4CB79609"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 xml:space="preserve">Aperta la pagina di registrazione inserisce i dati richiesti dal software come E-mail, </w:t>
      </w:r>
      <w:proofErr w:type="spellStart"/>
      <w:r w:rsidRPr="00743B04">
        <w:rPr>
          <w:rFonts w:asciiTheme="majorHAnsi" w:hAnsiTheme="majorHAnsi" w:cs="Times New Roman"/>
          <w:color w:val="000000"/>
        </w:rPr>
        <w:t>CdL</w:t>
      </w:r>
      <w:proofErr w:type="spellEnd"/>
      <w:r w:rsidRPr="00743B04">
        <w:rPr>
          <w:rFonts w:asciiTheme="majorHAnsi" w:hAnsiTheme="majorHAnsi" w:cs="Times New Roman"/>
          <w:color w:val="000000"/>
        </w:rPr>
        <w:t xml:space="preserve">, anno di immatricolazione, scelta della password </w:t>
      </w:r>
      <w:proofErr w:type="gramStart"/>
      <w:r w:rsidRPr="00743B04">
        <w:rPr>
          <w:rFonts w:asciiTheme="majorHAnsi" w:hAnsiTheme="majorHAnsi" w:cs="Times New Roman"/>
          <w:color w:val="000000"/>
        </w:rPr>
        <w:t>ecc...</w:t>
      </w:r>
      <w:proofErr w:type="gramEnd"/>
      <w:r w:rsidRPr="00743B04">
        <w:rPr>
          <w:rFonts w:asciiTheme="majorHAnsi" w:hAnsiTheme="majorHAnsi" w:cs="Times New Roman"/>
          <w:color w:val="000000"/>
        </w:rPr>
        <w:t>;</w:t>
      </w:r>
    </w:p>
    <w:p w14:paraId="3A03BE4C"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Appena finito di immettere tutti i dati richiesti il sistema invia una mail di conferma all’indirizzo che l’utente ha inserito al momento della registrazione;</w:t>
      </w:r>
    </w:p>
    <w:p w14:paraId="3CA83A15" w14:textId="1A674A9B"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 xml:space="preserve">L’utente dovrà recarsi </w:t>
      </w:r>
      <w:ins w:id="125" w:author="Mattia Masci" w:date="2019-12-13T11:20:00Z">
        <w:r w:rsidR="008665BA">
          <w:rPr>
            <w:rFonts w:asciiTheme="majorHAnsi" w:hAnsiTheme="majorHAnsi" w:cs="Times New Roman"/>
            <w:color w:val="000000"/>
          </w:rPr>
          <w:t>ne</w:t>
        </w:r>
      </w:ins>
      <w:del w:id="126" w:author="Mattia Masci" w:date="2019-12-13T11:20:00Z">
        <w:r w:rsidRPr="00743B04" w:rsidDel="008665BA">
          <w:rPr>
            <w:rFonts w:asciiTheme="majorHAnsi" w:hAnsiTheme="majorHAnsi" w:cs="Times New Roman"/>
            <w:color w:val="000000"/>
          </w:rPr>
          <w:delText>su</w:delText>
        </w:r>
      </w:del>
      <w:r w:rsidRPr="00743B04">
        <w:rPr>
          <w:rFonts w:asciiTheme="majorHAnsi" w:hAnsiTheme="majorHAnsi" w:cs="Times New Roman"/>
          <w:color w:val="000000"/>
        </w:rPr>
        <w:t xml:space="preserve">lla propria casella di posta per cliccare sul link </w:t>
      </w:r>
      <w:ins w:id="127" w:author="Mattia Masci" w:date="2019-12-13T11:20:00Z">
        <w:r w:rsidR="008665BA">
          <w:rPr>
            <w:rFonts w:asciiTheme="majorHAnsi" w:hAnsiTheme="majorHAnsi" w:cs="Times New Roman"/>
            <w:color w:val="000000"/>
          </w:rPr>
          <w:t>d</w:t>
        </w:r>
      </w:ins>
      <w:del w:id="128" w:author="Mattia Masci" w:date="2019-12-13T11:20:00Z">
        <w:r w:rsidRPr="00743B04" w:rsidDel="008665BA">
          <w:rPr>
            <w:rFonts w:asciiTheme="majorHAnsi" w:hAnsiTheme="majorHAnsi" w:cs="Times New Roman"/>
            <w:color w:val="000000"/>
          </w:rPr>
          <w:delText>s</w:delText>
        </w:r>
      </w:del>
      <w:r w:rsidRPr="00743B04">
        <w:rPr>
          <w:rFonts w:asciiTheme="majorHAnsi" w:hAnsiTheme="majorHAnsi" w:cs="Times New Roman"/>
          <w:color w:val="000000"/>
        </w:rPr>
        <w:t>i avvenuta conferma e verrà rimandato alla pagina iniziale del software come utente registrato a tutti gli effetti;</w:t>
      </w:r>
    </w:p>
    <w:p w14:paraId="1CC9149E" w14:textId="77777777" w:rsidR="00B011BF" w:rsidRDefault="00B011BF" w:rsidP="00A823B0">
      <w:pPr>
        <w:pStyle w:val="Standard"/>
        <w:spacing w:after="300"/>
        <w:rPr>
          <w:rFonts w:ascii="Arial" w:hAnsi="Arial" w:cs="Times New Roman"/>
          <w:i/>
          <w:color w:val="66CCFF"/>
          <w:sz w:val="28"/>
        </w:rPr>
      </w:pPr>
    </w:p>
    <w:p w14:paraId="6928B4D5" w14:textId="77777777" w:rsidR="00A823B0" w:rsidRPr="008665BA" w:rsidRDefault="00A823B0" w:rsidP="006024AF">
      <w:pPr>
        <w:pStyle w:val="Standard"/>
        <w:spacing w:after="300" w:line="276" w:lineRule="auto"/>
        <w:rPr>
          <w:rFonts w:ascii="Arial" w:hAnsi="Arial" w:cs="Times New Roman"/>
          <w:color w:val="66CCFF"/>
          <w:sz w:val="28"/>
          <w:rPrChange w:id="129" w:author="Mattia Masci" w:date="2019-12-13T11:20:00Z">
            <w:rPr>
              <w:rFonts w:ascii="Arial" w:hAnsi="Arial" w:cs="Times New Roman"/>
              <w:i/>
              <w:color w:val="66CCFF"/>
              <w:sz w:val="28"/>
            </w:rPr>
          </w:rPrChange>
        </w:rPr>
      </w:pPr>
      <w:r w:rsidRPr="008665BA">
        <w:rPr>
          <w:rFonts w:ascii="Arial" w:hAnsi="Arial" w:cs="Times New Roman"/>
          <w:color w:val="66CCFF"/>
          <w:sz w:val="28"/>
          <w:rPrChange w:id="130" w:author="Mattia Masci" w:date="2019-12-13T11:20:00Z">
            <w:rPr>
              <w:rFonts w:ascii="Arial" w:hAnsi="Arial" w:cs="Times New Roman"/>
              <w:i/>
              <w:color w:val="66CCFF"/>
              <w:sz w:val="28"/>
            </w:rPr>
          </w:rPrChange>
        </w:rPr>
        <w:t>Modifica dati personali</w:t>
      </w:r>
    </w:p>
    <w:p w14:paraId="59AE3B80"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L’utente apre la pagina;</w:t>
      </w:r>
    </w:p>
    <w:p w14:paraId="0C2D7B77"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Una volta aperta la pagina, l’utente dovrà necessariamente effettuare il login;</w:t>
      </w:r>
    </w:p>
    <w:p w14:paraId="47E62F2A"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Appena effettuato il login, l’utente si deve recare nella sezione del proprio profilo e cliccare sul tasto di modifica del profilo;</w:t>
      </w:r>
    </w:p>
    <w:p w14:paraId="64AC3B2B"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Una volta modificati i propri dati personali apparirà una finestra con la richiesta di conferma delle modifiche apportate;</w:t>
      </w:r>
    </w:p>
    <w:p w14:paraId="3E66C374"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Una volta confermato il tutto, il software registrerà nel database i dati modificati dall’utente, quindi le modifiche verranno apportate ufficialmente;</w:t>
      </w:r>
    </w:p>
    <w:p w14:paraId="2CC47A43" w14:textId="77777777" w:rsidR="00C96A50" w:rsidRDefault="00C96A50" w:rsidP="00D6056F">
      <w:pPr>
        <w:pStyle w:val="Standard"/>
        <w:spacing w:after="300"/>
        <w:rPr>
          <w:ins w:id="131" w:author="Mattia Masci" w:date="2019-12-17T20:37:00Z"/>
          <w:rFonts w:asciiTheme="majorHAnsi" w:hAnsiTheme="majorHAnsi" w:cs="Times New Roman"/>
          <w:color w:val="000000"/>
        </w:rPr>
      </w:pPr>
    </w:p>
    <w:p w14:paraId="113DB3B6" w14:textId="77777777" w:rsidR="00C96A50" w:rsidRDefault="00C96A50" w:rsidP="00D6056F">
      <w:pPr>
        <w:pStyle w:val="Standard"/>
        <w:spacing w:after="300"/>
        <w:rPr>
          <w:ins w:id="132" w:author="Mattia Masci" w:date="2019-12-17T20:37:00Z"/>
          <w:rFonts w:asciiTheme="majorHAnsi" w:hAnsiTheme="majorHAnsi" w:cs="Times New Roman"/>
          <w:color w:val="000000"/>
        </w:rPr>
      </w:pPr>
    </w:p>
    <w:p w14:paraId="0CC35309" w14:textId="7C01A402" w:rsidR="00D6056F" w:rsidRPr="00C96A50" w:rsidRDefault="00D6056F" w:rsidP="00D6056F">
      <w:pPr>
        <w:pStyle w:val="Standard"/>
        <w:spacing w:after="300"/>
        <w:rPr>
          <w:ins w:id="133" w:author="Mattia Masci" w:date="2019-12-17T20:35:00Z"/>
          <w:rFonts w:asciiTheme="majorHAnsi" w:hAnsiTheme="majorHAnsi" w:cs="Times New Roman"/>
          <w:color w:val="B6DDE8" w:themeColor="accent5" w:themeTint="66"/>
          <w:sz w:val="28"/>
          <w:szCs w:val="28"/>
          <w:rPrChange w:id="134" w:author="Mattia Masci" w:date="2019-12-17T20:38:00Z">
            <w:rPr>
              <w:ins w:id="135" w:author="Mattia Masci" w:date="2019-12-17T20:35:00Z"/>
              <w:rFonts w:ascii="Arial" w:hAnsi="Arial" w:cs="Times New Roman"/>
              <w:i/>
              <w:color w:val="000000"/>
            </w:rPr>
          </w:rPrChange>
        </w:rPr>
      </w:pPr>
      <w:ins w:id="136" w:author="Mattia Masci" w:date="2019-12-17T20:35:00Z">
        <w:r w:rsidRPr="00C96A50">
          <w:rPr>
            <w:rFonts w:asciiTheme="majorHAnsi" w:hAnsiTheme="majorHAnsi" w:cs="Times New Roman"/>
            <w:color w:val="B6DDE8" w:themeColor="accent5" w:themeTint="66"/>
            <w:sz w:val="28"/>
            <w:szCs w:val="28"/>
            <w:rPrChange w:id="137" w:author="Mattia Masci" w:date="2019-12-17T20:38:00Z">
              <w:rPr>
                <w:rFonts w:ascii="Arial" w:hAnsi="Arial" w:cs="Times New Roman"/>
                <w:i/>
                <w:color w:val="000000"/>
              </w:rPr>
            </w:rPrChange>
          </w:rPr>
          <w:lastRenderedPageBreak/>
          <w:t xml:space="preserve">Ricerca </w:t>
        </w:r>
      </w:ins>
      <w:ins w:id="138" w:author="Mattia Masci" w:date="2019-12-17T20:37:00Z">
        <w:r w:rsidR="00C96A50" w:rsidRPr="00C96A50">
          <w:rPr>
            <w:rFonts w:asciiTheme="majorHAnsi" w:hAnsiTheme="majorHAnsi" w:cs="Times New Roman"/>
            <w:color w:val="B6DDE8" w:themeColor="accent5" w:themeTint="66"/>
            <w:sz w:val="28"/>
            <w:szCs w:val="28"/>
            <w:rPrChange w:id="139" w:author="Mattia Masci" w:date="2019-12-17T20:38:00Z">
              <w:rPr>
                <w:rFonts w:asciiTheme="majorHAnsi" w:hAnsiTheme="majorHAnsi" w:cs="Times New Roman"/>
                <w:color w:val="000000"/>
              </w:rPr>
            </w:rPrChange>
          </w:rPr>
          <w:t>‘</w:t>
        </w:r>
      </w:ins>
      <w:ins w:id="140" w:author="Mattia Masci" w:date="2019-12-17T20:35:00Z">
        <w:r w:rsidRPr="00C96A50">
          <w:rPr>
            <w:rFonts w:asciiTheme="majorHAnsi" w:hAnsiTheme="majorHAnsi" w:cs="Times New Roman"/>
            <w:color w:val="B6DDE8" w:themeColor="accent5" w:themeTint="66"/>
            <w:sz w:val="28"/>
            <w:szCs w:val="28"/>
            <w:rPrChange w:id="141" w:author="Mattia Masci" w:date="2019-12-17T20:38:00Z">
              <w:rPr>
                <w:rFonts w:ascii="Arial" w:hAnsi="Arial" w:cs="Times New Roman"/>
                <w:i/>
                <w:color w:val="000000"/>
              </w:rPr>
            </w:rPrChange>
          </w:rPr>
          <w:t>Segreteri</w:t>
        </w:r>
      </w:ins>
      <w:ins w:id="142" w:author="Mattia Masci" w:date="2019-12-18T14:26:00Z">
        <w:r w:rsidR="00F225C2">
          <w:rPr>
            <w:rFonts w:asciiTheme="majorHAnsi" w:hAnsiTheme="majorHAnsi" w:cs="Times New Roman"/>
            <w:color w:val="B6DDE8" w:themeColor="accent5" w:themeTint="66"/>
            <w:sz w:val="28"/>
            <w:szCs w:val="28"/>
          </w:rPr>
          <w:t>e</w:t>
        </w:r>
      </w:ins>
      <w:ins w:id="143" w:author="Mattia Masci" w:date="2019-12-17T21:54:00Z">
        <w:r w:rsidR="003A6D5F">
          <w:rPr>
            <w:rFonts w:asciiTheme="majorHAnsi" w:hAnsiTheme="majorHAnsi" w:cs="Times New Roman"/>
            <w:color w:val="B6DDE8" w:themeColor="accent5" w:themeTint="66"/>
            <w:sz w:val="28"/>
            <w:szCs w:val="28"/>
          </w:rPr>
          <w:t>’</w:t>
        </w:r>
      </w:ins>
      <w:ins w:id="144" w:author="Mattia Masci" w:date="2019-12-17T20:35:00Z">
        <w:r w:rsidRPr="00C96A50">
          <w:rPr>
            <w:rFonts w:asciiTheme="majorHAnsi" w:hAnsiTheme="majorHAnsi" w:cs="Times New Roman"/>
            <w:color w:val="B6DDE8" w:themeColor="accent5" w:themeTint="66"/>
            <w:sz w:val="28"/>
            <w:szCs w:val="28"/>
            <w:rPrChange w:id="145" w:author="Mattia Masci" w:date="2019-12-17T20:38:00Z">
              <w:rPr>
                <w:rFonts w:ascii="Arial" w:hAnsi="Arial" w:cs="Times New Roman"/>
                <w:i/>
                <w:color w:val="000000"/>
              </w:rPr>
            </w:rPrChange>
          </w:rPr>
          <w:t xml:space="preserve"> (Utente con Account)</w:t>
        </w:r>
      </w:ins>
    </w:p>
    <w:p w14:paraId="3C554415" w14:textId="18C04263" w:rsidR="00D6056F" w:rsidRPr="00C96A50" w:rsidRDefault="00D6056F" w:rsidP="00D6056F">
      <w:pPr>
        <w:pStyle w:val="Standard"/>
        <w:numPr>
          <w:ilvl w:val="0"/>
          <w:numId w:val="46"/>
        </w:numPr>
        <w:spacing w:after="300"/>
        <w:textAlignment w:val="auto"/>
        <w:rPr>
          <w:ins w:id="146" w:author="Mattia Masci" w:date="2019-12-17T20:35:00Z"/>
          <w:rFonts w:asciiTheme="majorHAnsi" w:hAnsiTheme="majorHAnsi" w:cs="Times New Roman"/>
          <w:color w:val="000000"/>
          <w:rPrChange w:id="147" w:author="Mattia Masci" w:date="2019-12-17T20:37:00Z">
            <w:rPr>
              <w:ins w:id="148" w:author="Mattia Masci" w:date="2019-12-17T20:35:00Z"/>
              <w:rFonts w:ascii="Arial" w:hAnsi="Arial" w:cs="Times New Roman"/>
              <w:i/>
              <w:color w:val="000000"/>
            </w:rPr>
          </w:rPrChange>
        </w:rPr>
      </w:pPr>
      <w:ins w:id="149" w:author="Mattia Masci" w:date="2019-12-17T20:35:00Z">
        <w:r w:rsidRPr="00C96A50">
          <w:rPr>
            <w:rFonts w:asciiTheme="majorHAnsi" w:hAnsiTheme="majorHAnsi" w:cs="Times New Roman"/>
            <w:color w:val="000000"/>
            <w:rPrChange w:id="150" w:author="Mattia Masci" w:date="2019-12-17T20:37:00Z">
              <w:rPr>
                <w:rFonts w:ascii="Arial" w:hAnsi="Arial" w:cs="Times New Roman"/>
                <w:i/>
                <w:color w:val="000000"/>
              </w:rPr>
            </w:rPrChange>
          </w:rPr>
          <w:t>L’</w:t>
        </w:r>
      </w:ins>
      <w:ins w:id="151" w:author="Mattia Masci" w:date="2019-12-17T20:38:00Z">
        <w:r w:rsidR="00C96A50">
          <w:rPr>
            <w:rFonts w:asciiTheme="majorHAnsi" w:hAnsiTheme="majorHAnsi" w:cs="Times New Roman"/>
            <w:color w:val="000000"/>
          </w:rPr>
          <w:t>u</w:t>
        </w:r>
      </w:ins>
      <w:ins w:id="152" w:author="Mattia Masci" w:date="2019-12-17T20:35:00Z">
        <w:r w:rsidRPr="00C96A50">
          <w:rPr>
            <w:rFonts w:asciiTheme="majorHAnsi" w:hAnsiTheme="majorHAnsi" w:cs="Times New Roman"/>
            <w:color w:val="000000"/>
            <w:rPrChange w:id="153" w:author="Mattia Masci" w:date="2019-12-17T20:37:00Z">
              <w:rPr>
                <w:rFonts w:ascii="Arial" w:hAnsi="Arial" w:cs="Times New Roman"/>
                <w:i/>
                <w:color w:val="000000"/>
              </w:rPr>
            </w:rPrChange>
          </w:rPr>
          <w:t>tente apre la pagina ed effettua il login;</w:t>
        </w:r>
      </w:ins>
    </w:p>
    <w:p w14:paraId="2E219BDE" w14:textId="6521EC85" w:rsidR="00D6056F" w:rsidRPr="00C96A50" w:rsidRDefault="00A91107" w:rsidP="00D6056F">
      <w:pPr>
        <w:pStyle w:val="Standard"/>
        <w:numPr>
          <w:ilvl w:val="0"/>
          <w:numId w:val="46"/>
        </w:numPr>
        <w:spacing w:after="300"/>
        <w:textAlignment w:val="auto"/>
        <w:rPr>
          <w:ins w:id="154" w:author="Mattia Masci" w:date="2019-12-17T20:35:00Z"/>
          <w:rFonts w:asciiTheme="majorHAnsi" w:hAnsiTheme="majorHAnsi" w:cs="Times New Roman"/>
          <w:color w:val="000000"/>
          <w:rPrChange w:id="155" w:author="Mattia Masci" w:date="2019-12-17T20:37:00Z">
            <w:rPr>
              <w:ins w:id="156" w:author="Mattia Masci" w:date="2019-12-17T20:35:00Z"/>
              <w:rFonts w:ascii="Arial" w:hAnsi="Arial" w:cs="Times New Roman"/>
              <w:i/>
              <w:color w:val="000000"/>
            </w:rPr>
          </w:rPrChange>
        </w:rPr>
      </w:pPr>
      <w:ins w:id="157" w:author="Mattia Masci" w:date="2019-12-17T20:40:00Z">
        <w:r>
          <w:rPr>
            <w:rFonts w:asciiTheme="majorHAnsi" w:hAnsiTheme="majorHAnsi" w:cs="Times New Roman"/>
            <w:color w:val="000000"/>
          </w:rPr>
          <w:t>Appena effettuato il login</w:t>
        </w:r>
      </w:ins>
      <w:ins w:id="158" w:author="Mattia Masci" w:date="2019-12-17T20:35:00Z">
        <w:r w:rsidR="00D6056F" w:rsidRPr="00C96A50">
          <w:rPr>
            <w:rFonts w:asciiTheme="majorHAnsi" w:hAnsiTheme="majorHAnsi" w:cs="Times New Roman"/>
            <w:color w:val="000000"/>
            <w:rPrChange w:id="159" w:author="Mattia Masci" w:date="2019-12-17T20:37:00Z">
              <w:rPr>
                <w:rFonts w:ascii="Arial" w:hAnsi="Arial" w:cs="Times New Roman"/>
                <w:i/>
                <w:color w:val="000000"/>
              </w:rPr>
            </w:rPrChange>
          </w:rPr>
          <w:t xml:space="preserve"> l’utente vedrà</w:t>
        </w:r>
      </w:ins>
      <w:ins w:id="160" w:author="Mattia Masci" w:date="2019-12-17T20:39:00Z">
        <w:r w:rsidR="000A162F">
          <w:rPr>
            <w:rFonts w:asciiTheme="majorHAnsi" w:hAnsiTheme="majorHAnsi" w:cs="Times New Roman"/>
            <w:color w:val="000000"/>
          </w:rPr>
          <w:t xml:space="preserve"> nella mappa</w:t>
        </w:r>
      </w:ins>
      <w:ins w:id="161" w:author="Mattia Masci" w:date="2019-12-17T20:35:00Z">
        <w:r w:rsidR="00D6056F" w:rsidRPr="00C96A50">
          <w:rPr>
            <w:rFonts w:asciiTheme="majorHAnsi" w:hAnsiTheme="majorHAnsi" w:cs="Times New Roman"/>
            <w:color w:val="000000"/>
            <w:rPrChange w:id="162" w:author="Mattia Masci" w:date="2019-12-17T20:37:00Z">
              <w:rPr>
                <w:rFonts w:ascii="Arial" w:hAnsi="Arial" w:cs="Times New Roman"/>
                <w:i/>
                <w:color w:val="000000"/>
              </w:rPr>
            </w:rPrChange>
          </w:rPr>
          <w:t xml:space="preserve"> i POI </w:t>
        </w:r>
      </w:ins>
      <w:ins w:id="163" w:author="Mattia Masci" w:date="2019-12-22T21:02:00Z">
        <w:r w:rsidR="00F1424B">
          <w:rPr>
            <w:rFonts w:asciiTheme="majorHAnsi" w:hAnsiTheme="majorHAnsi" w:cs="Times New Roman"/>
            <w:color w:val="000000"/>
          </w:rPr>
          <w:t>più importanti</w:t>
        </w:r>
      </w:ins>
      <w:ins w:id="164" w:author="Mattia Masci" w:date="2019-12-17T20:40:00Z">
        <w:r>
          <w:rPr>
            <w:rFonts w:asciiTheme="majorHAnsi" w:hAnsiTheme="majorHAnsi" w:cs="Times New Roman"/>
            <w:color w:val="000000"/>
          </w:rPr>
          <w:t xml:space="preserve"> </w:t>
        </w:r>
      </w:ins>
      <w:ins w:id="165" w:author="Mattia Masci" w:date="2019-12-17T20:35:00Z">
        <w:r w:rsidR="00D6056F" w:rsidRPr="00C96A50">
          <w:rPr>
            <w:rFonts w:asciiTheme="majorHAnsi" w:hAnsiTheme="majorHAnsi" w:cs="Times New Roman"/>
            <w:color w:val="000000"/>
            <w:rPrChange w:id="166" w:author="Mattia Masci" w:date="2019-12-17T20:37:00Z">
              <w:rPr>
                <w:rFonts w:ascii="Arial" w:hAnsi="Arial" w:cs="Times New Roman"/>
                <w:i/>
                <w:color w:val="000000"/>
              </w:rPr>
            </w:rPrChange>
          </w:rPr>
          <w:t xml:space="preserve">per mantenere il </w:t>
        </w:r>
      </w:ins>
      <w:ins w:id="167" w:author="Mattia Masci" w:date="2019-12-17T20:39:00Z">
        <w:r w:rsidR="00C96A50">
          <w:rPr>
            <w:rFonts w:asciiTheme="majorHAnsi" w:hAnsiTheme="majorHAnsi" w:cs="Times New Roman"/>
            <w:color w:val="000000"/>
          </w:rPr>
          <w:t>più</w:t>
        </w:r>
      </w:ins>
      <w:ins w:id="168" w:author="Mattia Masci" w:date="2019-12-17T20:35:00Z">
        <w:r w:rsidR="00D6056F" w:rsidRPr="00C96A50">
          <w:rPr>
            <w:rFonts w:asciiTheme="majorHAnsi" w:hAnsiTheme="majorHAnsi" w:cs="Times New Roman"/>
            <w:color w:val="000000"/>
            <w:rPrChange w:id="169" w:author="Mattia Masci" w:date="2019-12-17T20:37:00Z">
              <w:rPr>
                <w:rFonts w:ascii="Arial" w:hAnsi="Arial" w:cs="Times New Roman"/>
                <w:i/>
                <w:color w:val="000000"/>
              </w:rPr>
            </w:rPrChange>
          </w:rPr>
          <w:t xml:space="preserve"> possibile pulita la schermata (</w:t>
        </w:r>
      </w:ins>
      <w:ins w:id="170" w:author="Mattia Masci" w:date="2019-12-17T21:51:00Z">
        <w:r w:rsidR="00DF42DF">
          <w:rPr>
            <w:rFonts w:asciiTheme="majorHAnsi" w:hAnsiTheme="majorHAnsi" w:cs="Times New Roman"/>
            <w:color w:val="000000"/>
          </w:rPr>
          <w:t>M</w:t>
        </w:r>
      </w:ins>
      <w:ins w:id="171" w:author="Mattia Masci" w:date="2019-12-17T20:35:00Z">
        <w:r w:rsidR="00D6056F" w:rsidRPr="00C96A50">
          <w:rPr>
            <w:rFonts w:asciiTheme="majorHAnsi" w:hAnsiTheme="majorHAnsi" w:cs="Times New Roman"/>
            <w:color w:val="000000"/>
            <w:rPrChange w:id="172" w:author="Mattia Masci" w:date="2019-12-17T20:37:00Z">
              <w:rPr>
                <w:rFonts w:ascii="Arial" w:hAnsi="Arial" w:cs="Times New Roman"/>
                <w:i/>
                <w:color w:val="000000"/>
              </w:rPr>
            </w:rPrChange>
          </w:rPr>
          <w:t>ens</w:t>
        </w:r>
      </w:ins>
      <w:ins w:id="173" w:author="Mattia Masci" w:date="2019-12-17T21:54:00Z">
        <w:r w:rsidR="003A6D5F">
          <w:rPr>
            <w:rFonts w:asciiTheme="majorHAnsi" w:hAnsiTheme="majorHAnsi" w:cs="Times New Roman"/>
            <w:color w:val="000000"/>
          </w:rPr>
          <w:t>e</w:t>
        </w:r>
      </w:ins>
      <w:ins w:id="174" w:author="Mattia Masci" w:date="2019-12-17T20:35:00Z">
        <w:r w:rsidR="00D6056F" w:rsidRPr="00C96A50">
          <w:rPr>
            <w:rFonts w:asciiTheme="majorHAnsi" w:hAnsiTheme="majorHAnsi" w:cs="Times New Roman"/>
            <w:color w:val="000000"/>
            <w:rPrChange w:id="175" w:author="Mattia Masci" w:date="2019-12-17T20:37:00Z">
              <w:rPr>
                <w:rFonts w:ascii="Arial" w:hAnsi="Arial" w:cs="Times New Roman"/>
                <w:i/>
                <w:color w:val="000000"/>
              </w:rPr>
            </w:rPrChange>
          </w:rPr>
          <w:t xml:space="preserve">, </w:t>
        </w:r>
      </w:ins>
      <w:ins w:id="176" w:author="Mattia Masci" w:date="2019-12-17T21:51:00Z">
        <w:r w:rsidR="00DF42DF">
          <w:rPr>
            <w:rFonts w:asciiTheme="majorHAnsi" w:hAnsiTheme="majorHAnsi" w:cs="Times New Roman"/>
            <w:color w:val="000000"/>
          </w:rPr>
          <w:t>S</w:t>
        </w:r>
      </w:ins>
      <w:ins w:id="177" w:author="Mattia Masci" w:date="2019-12-17T20:35:00Z">
        <w:r w:rsidR="00D6056F" w:rsidRPr="00C96A50">
          <w:rPr>
            <w:rFonts w:asciiTheme="majorHAnsi" w:hAnsiTheme="majorHAnsi" w:cs="Times New Roman"/>
            <w:color w:val="000000"/>
            <w:rPrChange w:id="178" w:author="Mattia Masci" w:date="2019-12-17T20:37:00Z">
              <w:rPr>
                <w:rFonts w:ascii="Arial" w:hAnsi="Arial" w:cs="Times New Roman"/>
                <w:i/>
                <w:color w:val="000000"/>
              </w:rPr>
            </w:rPrChange>
          </w:rPr>
          <w:t>egreteri</w:t>
        </w:r>
      </w:ins>
      <w:ins w:id="179" w:author="Mattia Masci" w:date="2019-12-17T21:54:00Z">
        <w:r w:rsidR="003A6D5F">
          <w:rPr>
            <w:rFonts w:asciiTheme="majorHAnsi" w:hAnsiTheme="majorHAnsi" w:cs="Times New Roman"/>
            <w:color w:val="000000"/>
          </w:rPr>
          <w:t>e</w:t>
        </w:r>
      </w:ins>
      <w:ins w:id="180" w:author="Mattia Masci" w:date="2019-12-17T20:35:00Z">
        <w:r w:rsidR="00D6056F" w:rsidRPr="00C96A50">
          <w:rPr>
            <w:rFonts w:asciiTheme="majorHAnsi" w:hAnsiTheme="majorHAnsi" w:cs="Times New Roman"/>
            <w:color w:val="000000"/>
            <w:rPrChange w:id="181" w:author="Mattia Masci" w:date="2019-12-17T20:37:00Z">
              <w:rPr>
                <w:rFonts w:ascii="Arial" w:hAnsi="Arial" w:cs="Times New Roman"/>
                <w:i/>
                <w:color w:val="000000"/>
              </w:rPr>
            </w:rPrChange>
          </w:rPr>
          <w:t xml:space="preserve">, </w:t>
        </w:r>
      </w:ins>
      <w:ins w:id="182" w:author="Mattia Masci" w:date="2019-12-17T21:52:00Z">
        <w:r w:rsidR="00DF42DF">
          <w:rPr>
            <w:rFonts w:asciiTheme="majorHAnsi" w:hAnsiTheme="majorHAnsi" w:cs="Times New Roman"/>
            <w:color w:val="000000"/>
          </w:rPr>
          <w:t>Punt</w:t>
        </w:r>
      </w:ins>
      <w:ins w:id="183" w:author="Mattia Masci" w:date="2019-12-17T21:55:00Z">
        <w:r w:rsidR="003A6D5F">
          <w:rPr>
            <w:rFonts w:asciiTheme="majorHAnsi" w:hAnsiTheme="majorHAnsi" w:cs="Times New Roman"/>
            <w:color w:val="000000"/>
          </w:rPr>
          <w:t xml:space="preserve">i </w:t>
        </w:r>
      </w:ins>
      <w:ins w:id="184" w:author="Mattia Masci" w:date="2019-12-17T21:52:00Z">
        <w:r w:rsidR="00DF42DF">
          <w:rPr>
            <w:rFonts w:asciiTheme="majorHAnsi" w:hAnsiTheme="majorHAnsi" w:cs="Times New Roman"/>
            <w:color w:val="000000"/>
          </w:rPr>
          <w:t>informativ</w:t>
        </w:r>
      </w:ins>
      <w:ins w:id="185" w:author="Mattia Masci" w:date="2019-12-17T21:55:00Z">
        <w:r w:rsidR="003A6D5F">
          <w:rPr>
            <w:rFonts w:asciiTheme="majorHAnsi" w:hAnsiTheme="majorHAnsi" w:cs="Times New Roman"/>
            <w:color w:val="000000"/>
          </w:rPr>
          <w:t>i</w:t>
        </w:r>
      </w:ins>
      <w:ins w:id="186" w:author="Mattia Masci" w:date="2019-12-18T14:25:00Z">
        <w:r w:rsidR="00F225C2">
          <w:rPr>
            <w:rFonts w:asciiTheme="majorHAnsi" w:hAnsiTheme="majorHAnsi" w:cs="Times New Roman"/>
            <w:color w:val="000000"/>
          </w:rPr>
          <w:t>, Mezzi pubblici</w:t>
        </w:r>
      </w:ins>
      <w:ins w:id="187" w:author="Mattia Masci" w:date="2019-12-17T20:39:00Z">
        <w:r w:rsidR="000A162F">
          <w:rPr>
            <w:rFonts w:asciiTheme="majorHAnsi" w:hAnsiTheme="majorHAnsi" w:cs="Times New Roman"/>
            <w:color w:val="000000"/>
          </w:rPr>
          <w:t>)</w:t>
        </w:r>
      </w:ins>
      <w:ins w:id="188" w:author="Mattia Masci" w:date="2019-12-17T20:35:00Z">
        <w:r w:rsidR="00D6056F" w:rsidRPr="00C96A50">
          <w:rPr>
            <w:rFonts w:asciiTheme="majorHAnsi" w:hAnsiTheme="majorHAnsi" w:cs="Times New Roman"/>
            <w:color w:val="000000"/>
            <w:rPrChange w:id="189" w:author="Mattia Masci" w:date="2019-12-17T20:37:00Z">
              <w:rPr>
                <w:rFonts w:ascii="Arial" w:hAnsi="Arial" w:cs="Times New Roman"/>
                <w:i/>
                <w:color w:val="000000"/>
              </w:rPr>
            </w:rPrChange>
          </w:rPr>
          <w:t xml:space="preserve"> riguardanti il proprio </w:t>
        </w:r>
        <w:proofErr w:type="spellStart"/>
        <w:r w:rsidR="00D6056F" w:rsidRPr="00C96A50">
          <w:rPr>
            <w:rFonts w:asciiTheme="majorHAnsi" w:hAnsiTheme="majorHAnsi" w:cs="Times New Roman"/>
            <w:color w:val="000000"/>
            <w:rPrChange w:id="190" w:author="Mattia Masci" w:date="2019-12-17T20:37:00Z">
              <w:rPr>
                <w:rFonts w:ascii="Arial" w:hAnsi="Arial" w:cs="Times New Roman"/>
                <w:i/>
                <w:color w:val="000000"/>
              </w:rPr>
            </w:rPrChange>
          </w:rPr>
          <w:t>CdL</w:t>
        </w:r>
        <w:proofErr w:type="spellEnd"/>
        <w:r w:rsidR="00D6056F" w:rsidRPr="00C96A50">
          <w:rPr>
            <w:rFonts w:asciiTheme="majorHAnsi" w:hAnsiTheme="majorHAnsi" w:cs="Times New Roman"/>
            <w:color w:val="000000"/>
            <w:rPrChange w:id="191" w:author="Mattia Masci" w:date="2019-12-17T20:37:00Z">
              <w:rPr>
                <w:rFonts w:ascii="Arial" w:hAnsi="Arial" w:cs="Times New Roman"/>
                <w:i/>
                <w:color w:val="000000"/>
              </w:rPr>
            </w:rPrChange>
          </w:rPr>
          <w:t>;</w:t>
        </w:r>
      </w:ins>
    </w:p>
    <w:p w14:paraId="5A655D00" w14:textId="1863FCE2" w:rsidR="00D6056F" w:rsidRPr="00C96A50" w:rsidRDefault="00D6056F" w:rsidP="00D6056F">
      <w:pPr>
        <w:pStyle w:val="Standard"/>
        <w:numPr>
          <w:ilvl w:val="0"/>
          <w:numId w:val="46"/>
        </w:numPr>
        <w:spacing w:after="300"/>
        <w:textAlignment w:val="auto"/>
        <w:rPr>
          <w:ins w:id="192" w:author="Mattia Masci" w:date="2019-12-17T20:35:00Z"/>
          <w:rFonts w:asciiTheme="majorHAnsi" w:hAnsiTheme="majorHAnsi" w:cs="Times New Roman"/>
          <w:color w:val="000000"/>
          <w:rPrChange w:id="193" w:author="Mattia Masci" w:date="2019-12-17T20:37:00Z">
            <w:rPr>
              <w:ins w:id="194" w:author="Mattia Masci" w:date="2019-12-17T20:35:00Z"/>
              <w:rFonts w:ascii="Arial" w:hAnsi="Arial" w:cs="Times New Roman"/>
              <w:i/>
              <w:color w:val="000000"/>
            </w:rPr>
          </w:rPrChange>
        </w:rPr>
      </w:pPr>
      <w:ins w:id="195" w:author="Mattia Masci" w:date="2019-12-17T20:35:00Z">
        <w:r w:rsidRPr="00C96A50">
          <w:rPr>
            <w:rFonts w:asciiTheme="majorHAnsi" w:hAnsiTheme="majorHAnsi" w:cs="Times New Roman"/>
            <w:color w:val="000000"/>
            <w:rPrChange w:id="196" w:author="Mattia Masci" w:date="2019-12-17T20:37:00Z">
              <w:rPr>
                <w:rFonts w:ascii="Arial" w:hAnsi="Arial" w:cs="Times New Roman"/>
                <w:i/>
                <w:color w:val="000000"/>
              </w:rPr>
            </w:rPrChange>
          </w:rPr>
          <w:t xml:space="preserve">Appena individuata </w:t>
        </w:r>
      </w:ins>
      <w:ins w:id="197" w:author="Mattia Masci" w:date="2019-12-22T21:02:00Z">
        <w:r w:rsidR="00F1424B">
          <w:rPr>
            <w:rFonts w:asciiTheme="majorHAnsi" w:hAnsiTheme="majorHAnsi" w:cs="Times New Roman"/>
            <w:color w:val="000000"/>
          </w:rPr>
          <w:t>l’icona di una</w:t>
        </w:r>
      </w:ins>
      <w:ins w:id="198" w:author="Mattia Masci" w:date="2019-12-17T20:35:00Z">
        <w:r w:rsidRPr="00C96A50">
          <w:rPr>
            <w:rFonts w:asciiTheme="majorHAnsi" w:hAnsiTheme="majorHAnsi" w:cs="Times New Roman"/>
            <w:color w:val="000000"/>
            <w:rPrChange w:id="199" w:author="Mattia Masci" w:date="2019-12-17T20:37:00Z">
              <w:rPr>
                <w:rFonts w:ascii="Arial" w:hAnsi="Arial" w:cs="Times New Roman"/>
                <w:i/>
                <w:color w:val="000000"/>
              </w:rPr>
            </w:rPrChange>
          </w:rPr>
          <w:t xml:space="preserve"> segreteria l’utente può raggiungerla o </w:t>
        </w:r>
      </w:ins>
      <w:ins w:id="200" w:author="Mattia Masci" w:date="2019-12-22T21:02:00Z">
        <w:r w:rsidR="00F1424B">
          <w:rPr>
            <w:rFonts w:asciiTheme="majorHAnsi" w:hAnsiTheme="majorHAnsi" w:cs="Times New Roman"/>
            <w:color w:val="000000"/>
          </w:rPr>
          <w:t>cliccarci su per reperire</w:t>
        </w:r>
      </w:ins>
      <w:ins w:id="201" w:author="Mattia Masci" w:date="2019-12-17T20:35:00Z">
        <w:r w:rsidRPr="00C96A50">
          <w:rPr>
            <w:rFonts w:asciiTheme="majorHAnsi" w:hAnsiTheme="majorHAnsi" w:cs="Times New Roman"/>
            <w:color w:val="000000"/>
            <w:rPrChange w:id="202" w:author="Mattia Masci" w:date="2019-12-17T20:37:00Z">
              <w:rPr>
                <w:rFonts w:ascii="Arial" w:hAnsi="Arial" w:cs="Times New Roman"/>
                <w:i/>
                <w:color w:val="000000"/>
              </w:rPr>
            </w:rPrChange>
          </w:rPr>
          <w:t xml:space="preserve"> le informazioni necessarie</w:t>
        </w:r>
      </w:ins>
      <w:ins w:id="203" w:author="Mattia Masci" w:date="2019-12-17T20:45:00Z">
        <w:r w:rsidR="00F62050">
          <w:rPr>
            <w:rFonts w:asciiTheme="majorHAnsi" w:hAnsiTheme="majorHAnsi" w:cs="Times New Roman"/>
            <w:color w:val="000000"/>
          </w:rPr>
          <w:t>.</w:t>
        </w:r>
      </w:ins>
    </w:p>
    <w:p w14:paraId="7DADC288" w14:textId="1BFCA3CE" w:rsidR="00D6056F" w:rsidRPr="00C96A50" w:rsidRDefault="00D6056F" w:rsidP="00D6056F">
      <w:pPr>
        <w:pStyle w:val="Standard"/>
        <w:spacing w:after="300"/>
        <w:rPr>
          <w:ins w:id="204" w:author="Mattia Masci" w:date="2019-12-17T20:35:00Z"/>
          <w:rFonts w:asciiTheme="majorHAnsi" w:hAnsiTheme="majorHAnsi" w:cs="Times New Roman"/>
          <w:color w:val="B6DDE8" w:themeColor="accent5" w:themeTint="66"/>
          <w:sz w:val="28"/>
          <w:szCs w:val="28"/>
          <w:rPrChange w:id="205" w:author="Mattia Masci" w:date="2019-12-17T20:38:00Z">
            <w:rPr>
              <w:ins w:id="206" w:author="Mattia Masci" w:date="2019-12-17T20:35:00Z"/>
              <w:rFonts w:ascii="Arial" w:hAnsi="Arial" w:cs="Times New Roman"/>
              <w:i/>
              <w:color w:val="000000"/>
            </w:rPr>
          </w:rPrChange>
        </w:rPr>
      </w:pPr>
      <w:ins w:id="207" w:author="Mattia Masci" w:date="2019-12-17T20:35:00Z">
        <w:r w:rsidRPr="00C96A50">
          <w:rPr>
            <w:rFonts w:asciiTheme="majorHAnsi" w:hAnsiTheme="majorHAnsi" w:cs="Times New Roman"/>
            <w:color w:val="B6DDE8" w:themeColor="accent5" w:themeTint="66"/>
            <w:sz w:val="28"/>
            <w:szCs w:val="28"/>
            <w:rPrChange w:id="208" w:author="Mattia Masci" w:date="2019-12-17T20:38:00Z">
              <w:rPr>
                <w:rFonts w:ascii="Arial" w:hAnsi="Arial" w:cs="Times New Roman"/>
                <w:i/>
                <w:color w:val="000000"/>
              </w:rPr>
            </w:rPrChange>
          </w:rPr>
          <w:t xml:space="preserve">Ricerca </w:t>
        </w:r>
      </w:ins>
      <w:ins w:id="209" w:author="Mattia Masci" w:date="2019-12-17T21:56:00Z">
        <w:r w:rsidR="00967FC8">
          <w:rPr>
            <w:rFonts w:asciiTheme="majorHAnsi" w:hAnsiTheme="majorHAnsi" w:cs="Times New Roman"/>
            <w:color w:val="B6DDE8" w:themeColor="accent5" w:themeTint="66"/>
            <w:sz w:val="28"/>
            <w:szCs w:val="28"/>
          </w:rPr>
          <w:t xml:space="preserve">di un </w:t>
        </w:r>
      </w:ins>
      <w:ins w:id="210" w:author="Mattia Masci" w:date="2019-12-17T20:35:00Z">
        <w:r w:rsidRPr="00C96A50">
          <w:rPr>
            <w:rFonts w:asciiTheme="majorHAnsi" w:hAnsiTheme="majorHAnsi" w:cs="Times New Roman"/>
            <w:color w:val="B6DDE8" w:themeColor="accent5" w:themeTint="66"/>
            <w:sz w:val="28"/>
            <w:szCs w:val="28"/>
            <w:rPrChange w:id="211" w:author="Mattia Masci" w:date="2019-12-17T20:38:00Z">
              <w:rPr>
                <w:rFonts w:ascii="Arial" w:hAnsi="Arial" w:cs="Times New Roman"/>
                <w:i/>
                <w:color w:val="000000"/>
              </w:rPr>
            </w:rPrChange>
          </w:rPr>
          <w:t xml:space="preserve">POI non riguardante il proprio </w:t>
        </w:r>
        <w:proofErr w:type="spellStart"/>
        <w:r w:rsidRPr="00C96A50">
          <w:rPr>
            <w:rFonts w:asciiTheme="majorHAnsi" w:hAnsiTheme="majorHAnsi" w:cs="Times New Roman"/>
            <w:color w:val="B6DDE8" w:themeColor="accent5" w:themeTint="66"/>
            <w:sz w:val="28"/>
            <w:szCs w:val="28"/>
            <w:rPrChange w:id="212" w:author="Mattia Masci" w:date="2019-12-17T20:38:00Z">
              <w:rPr>
                <w:rFonts w:ascii="Arial" w:hAnsi="Arial" w:cs="Times New Roman"/>
                <w:i/>
                <w:color w:val="000000"/>
              </w:rPr>
            </w:rPrChange>
          </w:rPr>
          <w:t>CdL</w:t>
        </w:r>
      </w:ins>
      <w:proofErr w:type="spellEnd"/>
      <w:ins w:id="213" w:author="Mattia Masci" w:date="2019-12-17T20:40:00Z">
        <w:r w:rsidR="00A91107">
          <w:rPr>
            <w:rFonts w:asciiTheme="majorHAnsi" w:hAnsiTheme="majorHAnsi" w:cs="Times New Roman"/>
            <w:color w:val="B6DDE8" w:themeColor="accent5" w:themeTint="66"/>
            <w:sz w:val="28"/>
            <w:szCs w:val="28"/>
          </w:rPr>
          <w:t xml:space="preserve"> </w:t>
        </w:r>
      </w:ins>
      <w:ins w:id="214" w:author="Mattia Masci" w:date="2019-12-17T20:38:00Z">
        <w:r w:rsidR="00C96A50">
          <w:rPr>
            <w:rFonts w:asciiTheme="majorHAnsi" w:hAnsiTheme="majorHAnsi" w:cs="Times New Roman"/>
            <w:color w:val="B6DDE8" w:themeColor="accent5" w:themeTint="66"/>
            <w:sz w:val="28"/>
            <w:szCs w:val="28"/>
          </w:rPr>
          <w:t>(Utente con Account)</w:t>
        </w:r>
      </w:ins>
    </w:p>
    <w:p w14:paraId="0E0CCD13" w14:textId="209DE650" w:rsidR="00D6056F" w:rsidRPr="00C96A50" w:rsidRDefault="00D6056F" w:rsidP="00D6056F">
      <w:pPr>
        <w:pStyle w:val="Standard"/>
        <w:numPr>
          <w:ilvl w:val="0"/>
          <w:numId w:val="47"/>
        </w:numPr>
        <w:spacing w:after="300"/>
        <w:textAlignment w:val="auto"/>
        <w:rPr>
          <w:ins w:id="215" w:author="Mattia Masci" w:date="2019-12-17T20:35:00Z"/>
          <w:rFonts w:asciiTheme="majorHAnsi" w:hAnsiTheme="majorHAnsi" w:cs="Times New Roman"/>
          <w:color w:val="000000"/>
          <w:rPrChange w:id="216" w:author="Mattia Masci" w:date="2019-12-17T20:37:00Z">
            <w:rPr>
              <w:ins w:id="217" w:author="Mattia Masci" w:date="2019-12-17T20:35:00Z"/>
              <w:rFonts w:ascii="Arial" w:hAnsi="Arial" w:cs="Times New Roman"/>
              <w:i/>
              <w:color w:val="000000"/>
            </w:rPr>
          </w:rPrChange>
        </w:rPr>
      </w:pPr>
      <w:ins w:id="218" w:author="Mattia Masci" w:date="2019-12-17T20:35:00Z">
        <w:r w:rsidRPr="00C96A50">
          <w:rPr>
            <w:rFonts w:asciiTheme="majorHAnsi" w:hAnsiTheme="majorHAnsi" w:cs="Times New Roman"/>
            <w:color w:val="000000"/>
            <w:rPrChange w:id="219" w:author="Mattia Masci" w:date="2019-12-17T20:37:00Z">
              <w:rPr>
                <w:rFonts w:ascii="Arial" w:hAnsi="Arial" w:cs="Times New Roman"/>
                <w:i/>
                <w:color w:val="000000"/>
              </w:rPr>
            </w:rPrChange>
          </w:rPr>
          <w:t>L’</w:t>
        </w:r>
      </w:ins>
      <w:ins w:id="220" w:author="Mattia Masci" w:date="2019-12-17T20:41:00Z">
        <w:r w:rsidR="00A91107">
          <w:rPr>
            <w:rFonts w:asciiTheme="majorHAnsi" w:hAnsiTheme="majorHAnsi" w:cs="Times New Roman"/>
            <w:color w:val="000000"/>
          </w:rPr>
          <w:t>u</w:t>
        </w:r>
      </w:ins>
      <w:ins w:id="221" w:author="Mattia Masci" w:date="2019-12-17T20:35:00Z">
        <w:r w:rsidRPr="00C96A50">
          <w:rPr>
            <w:rFonts w:asciiTheme="majorHAnsi" w:hAnsiTheme="majorHAnsi" w:cs="Times New Roman"/>
            <w:color w:val="000000"/>
            <w:rPrChange w:id="222" w:author="Mattia Masci" w:date="2019-12-17T20:37:00Z">
              <w:rPr>
                <w:rFonts w:ascii="Arial" w:hAnsi="Arial" w:cs="Times New Roman"/>
                <w:i/>
                <w:color w:val="000000"/>
              </w:rPr>
            </w:rPrChange>
          </w:rPr>
          <w:t>tente apre la pagina ed effettua il Login;</w:t>
        </w:r>
      </w:ins>
    </w:p>
    <w:p w14:paraId="0C153632" w14:textId="77777777" w:rsidR="00967FC8" w:rsidRDefault="00A91107" w:rsidP="00D6056F">
      <w:pPr>
        <w:pStyle w:val="Standard"/>
        <w:numPr>
          <w:ilvl w:val="0"/>
          <w:numId w:val="47"/>
        </w:numPr>
        <w:spacing w:after="300"/>
        <w:textAlignment w:val="auto"/>
        <w:rPr>
          <w:ins w:id="223" w:author="Mattia Masci" w:date="2019-12-17T21:56:00Z"/>
          <w:rFonts w:asciiTheme="majorHAnsi" w:hAnsiTheme="majorHAnsi" w:cs="Times New Roman"/>
          <w:color w:val="000000"/>
        </w:rPr>
      </w:pPr>
      <w:ins w:id="224" w:author="Mattia Masci" w:date="2019-12-17T20:40:00Z">
        <w:r>
          <w:rPr>
            <w:rFonts w:asciiTheme="majorHAnsi" w:hAnsiTheme="majorHAnsi" w:cs="Times New Roman"/>
            <w:color w:val="000000"/>
          </w:rPr>
          <w:t xml:space="preserve">Appena effettuato il </w:t>
        </w:r>
      </w:ins>
      <w:ins w:id="225" w:author="Mattia Masci" w:date="2019-12-17T20:41:00Z">
        <w:r>
          <w:rPr>
            <w:rFonts w:asciiTheme="majorHAnsi" w:hAnsiTheme="majorHAnsi" w:cs="Times New Roman"/>
            <w:color w:val="000000"/>
          </w:rPr>
          <w:t>login</w:t>
        </w:r>
      </w:ins>
      <w:ins w:id="226" w:author="Mattia Masci" w:date="2019-12-17T20:35:00Z">
        <w:r w:rsidR="00D6056F" w:rsidRPr="00C96A50">
          <w:rPr>
            <w:rFonts w:asciiTheme="majorHAnsi" w:hAnsiTheme="majorHAnsi" w:cs="Times New Roman"/>
            <w:color w:val="000000"/>
            <w:rPrChange w:id="227" w:author="Mattia Masci" w:date="2019-12-17T20:37:00Z">
              <w:rPr>
                <w:rFonts w:ascii="Arial" w:hAnsi="Arial" w:cs="Times New Roman"/>
                <w:i/>
                <w:color w:val="000000"/>
              </w:rPr>
            </w:rPrChange>
          </w:rPr>
          <w:t xml:space="preserve"> l’utente vedrà i POI riguardanti il proprio </w:t>
        </w:r>
        <w:proofErr w:type="spellStart"/>
        <w:r w:rsidR="00D6056F" w:rsidRPr="00C96A50">
          <w:rPr>
            <w:rFonts w:asciiTheme="majorHAnsi" w:hAnsiTheme="majorHAnsi" w:cs="Times New Roman"/>
            <w:color w:val="000000"/>
            <w:rPrChange w:id="228" w:author="Mattia Masci" w:date="2019-12-17T20:37:00Z">
              <w:rPr>
                <w:rFonts w:ascii="Arial" w:hAnsi="Arial" w:cs="Times New Roman"/>
                <w:i/>
                <w:color w:val="000000"/>
              </w:rPr>
            </w:rPrChange>
          </w:rPr>
          <w:t>CdL</w:t>
        </w:r>
        <w:proofErr w:type="spellEnd"/>
        <w:r w:rsidR="00D6056F" w:rsidRPr="00C96A50">
          <w:rPr>
            <w:rFonts w:asciiTheme="majorHAnsi" w:hAnsiTheme="majorHAnsi" w:cs="Times New Roman"/>
            <w:color w:val="000000"/>
            <w:rPrChange w:id="229" w:author="Mattia Masci" w:date="2019-12-17T20:37:00Z">
              <w:rPr>
                <w:rFonts w:ascii="Arial" w:hAnsi="Arial" w:cs="Times New Roman"/>
                <w:i/>
                <w:color w:val="000000"/>
              </w:rPr>
            </w:rPrChange>
          </w:rPr>
          <w:t xml:space="preserve">. </w:t>
        </w:r>
      </w:ins>
    </w:p>
    <w:p w14:paraId="24CCD0C4" w14:textId="3317E221" w:rsidR="00967FC8" w:rsidRDefault="00967FC8" w:rsidP="00967FC8">
      <w:pPr>
        <w:pStyle w:val="Standard"/>
        <w:numPr>
          <w:ilvl w:val="0"/>
          <w:numId w:val="47"/>
        </w:numPr>
        <w:spacing w:after="300"/>
        <w:textAlignment w:val="auto"/>
        <w:rPr>
          <w:ins w:id="230" w:author="Mattia Masci" w:date="2019-12-17T21:56:00Z"/>
          <w:rFonts w:asciiTheme="majorHAnsi" w:hAnsiTheme="majorHAnsi" w:cs="Times New Roman"/>
          <w:color w:val="000000"/>
        </w:rPr>
      </w:pPr>
      <w:ins w:id="231" w:author="Mattia Masci" w:date="2019-12-17T21:56:00Z">
        <w:r>
          <w:rPr>
            <w:rFonts w:asciiTheme="majorHAnsi" w:hAnsiTheme="majorHAnsi" w:cs="Times New Roman"/>
            <w:color w:val="000000"/>
          </w:rPr>
          <w:t xml:space="preserve">L’utente seleziona POI nel menù laterale, nello spazio sottostante compariranno tutti i </w:t>
        </w:r>
      </w:ins>
      <w:ins w:id="232" w:author="Mattia Masci" w:date="2019-12-17T21:57:00Z">
        <w:r w:rsidR="000A293E">
          <w:rPr>
            <w:rFonts w:asciiTheme="majorHAnsi" w:hAnsiTheme="majorHAnsi" w:cs="Times New Roman"/>
            <w:color w:val="000000"/>
          </w:rPr>
          <w:t>servizi</w:t>
        </w:r>
      </w:ins>
      <w:ins w:id="233" w:author="Mattia Masci" w:date="2019-12-22T21:03:00Z">
        <w:r w:rsidR="002D74BF">
          <w:rPr>
            <w:rFonts w:asciiTheme="majorHAnsi" w:hAnsiTheme="majorHAnsi" w:cs="Times New Roman"/>
            <w:color w:val="000000"/>
          </w:rPr>
          <w:t xml:space="preserve"> di cui</w:t>
        </w:r>
      </w:ins>
      <w:ins w:id="234" w:author="Mattia Masci" w:date="2019-12-17T21:56:00Z">
        <w:r>
          <w:rPr>
            <w:rFonts w:asciiTheme="majorHAnsi" w:hAnsiTheme="majorHAnsi" w:cs="Times New Roman"/>
            <w:color w:val="000000"/>
          </w:rPr>
          <w:t xml:space="preserve"> gli unici già selezionati saranno ‘Mens</w:t>
        </w:r>
      </w:ins>
      <w:ins w:id="235" w:author="Mattia Masci" w:date="2019-12-18T14:26:00Z">
        <w:r w:rsidR="00F225C2">
          <w:rPr>
            <w:rFonts w:asciiTheme="majorHAnsi" w:hAnsiTheme="majorHAnsi" w:cs="Times New Roman"/>
            <w:color w:val="000000"/>
          </w:rPr>
          <w:t>e</w:t>
        </w:r>
      </w:ins>
      <w:ins w:id="236" w:author="Mattia Masci" w:date="2019-12-17T21:56:00Z">
        <w:r>
          <w:rPr>
            <w:rFonts w:asciiTheme="majorHAnsi" w:hAnsiTheme="majorHAnsi" w:cs="Times New Roman"/>
            <w:color w:val="000000"/>
          </w:rPr>
          <w:t>’, ‘Segreteri</w:t>
        </w:r>
      </w:ins>
      <w:ins w:id="237" w:author="Mattia Masci" w:date="2019-12-18T14:26:00Z">
        <w:r w:rsidR="00F225C2">
          <w:rPr>
            <w:rFonts w:asciiTheme="majorHAnsi" w:hAnsiTheme="majorHAnsi" w:cs="Times New Roman"/>
            <w:color w:val="000000"/>
          </w:rPr>
          <w:t>e</w:t>
        </w:r>
      </w:ins>
      <w:ins w:id="238" w:author="Mattia Masci" w:date="2019-12-18T14:25:00Z">
        <w:r w:rsidR="00F225C2">
          <w:rPr>
            <w:rFonts w:asciiTheme="majorHAnsi" w:hAnsiTheme="majorHAnsi" w:cs="Times New Roman"/>
            <w:color w:val="000000"/>
          </w:rPr>
          <w:t>,</w:t>
        </w:r>
      </w:ins>
      <w:ins w:id="239" w:author="Mattia Masci" w:date="2019-12-17T21:56:00Z">
        <w:r>
          <w:rPr>
            <w:rFonts w:asciiTheme="majorHAnsi" w:hAnsiTheme="majorHAnsi" w:cs="Times New Roman"/>
            <w:color w:val="000000"/>
          </w:rPr>
          <w:t xml:space="preserve"> ‘Punt</w:t>
        </w:r>
      </w:ins>
      <w:ins w:id="240" w:author="Mattia Masci" w:date="2019-12-18T14:26:00Z">
        <w:r w:rsidR="00F225C2">
          <w:rPr>
            <w:rFonts w:asciiTheme="majorHAnsi" w:hAnsiTheme="majorHAnsi" w:cs="Times New Roman"/>
            <w:color w:val="000000"/>
          </w:rPr>
          <w:t>i</w:t>
        </w:r>
      </w:ins>
      <w:ins w:id="241" w:author="Mattia Masci" w:date="2019-12-17T21:56:00Z">
        <w:r>
          <w:rPr>
            <w:rFonts w:asciiTheme="majorHAnsi" w:hAnsiTheme="majorHAnsi" w:cs="Times New Roman"/>
            <w:color w:val="000000"/>
          </w:rPr>
          <w:t xml:space="preserve"> informativ</w:t>
        </w:r>
      </w:ins>
      <w:ins w:id="242" w:author="Mattia Masci" w:date="2019-12-18T14:26:00Z">
        <w:r w:rsidR="00F225C2">
          <w:rPr>
            <w:rFonts w:asciiTheme="majorHAnsi" w:hAnsiTheme="majorHAnsi" w:cs="Times New Roman"/>
            <w:color w:val="000000"/>
          </w:rPr>
          <w:t>i</w:t>
        </w:r>
      </w:ins>
      <w:ins w:id="243" w:author="Mattia Masci" w:date="2019-12-17T21:56:00Z">
        <w:r>
          <w:rPr>
            <w:rFonts w:asciiTheme="majorHAnsi" w:hAnsiTheme="majorHAnsi" w:cs="Times New Roman"/>
            <w:color w:val="000000"/>
          </w:rPr>
          <w:t>’</w:t>
        </w:r>
      </w:ins>
      <w:ins w:id="244" w:author="Mattia Masci" w:date="2019-12-18T14:25:00Z">
        <w:r w:rsidR="00F225C2">
          <w:rPr>
            <w:rFonts w:asciiTheme="majorHAnsi" w:hAnsiTheme="majorHAnsi" w:cs="Times New Roman"/>
            <w:color w:val="000000"/>
          </w:rPr>
          <w:t xml:space="preserve"> e ‘</w:t>
        </w:r>
      </w:ins>
      <w:ins w:id="245" w:author="Mattia Masci" w:date="2019-12-18T14:26:00Z">
        <w:r w:rsidR="00F225C2">
          <w:rPr>
            <w:rFonts w:asciiTheme="majorHAnsi" w:hAnsiTheme="majorHAnsi" w:cs="Times New Roman"/>
            <w:color w:val="000000"/>
          </w:rPr>
          <w:t>Mezzi pubblici’</w:t>
        </w:r>
      </w:ins>
      <w:ins w:id="246" w:author="Mattia Masci" w:date="2019-12-17T21:56:00Z">
        <w:r>
          <w:rPr>
            <w:rFonts w:asciiTheme="majorHAnsi" w:hAnsiTheme="majorHAnsi" w:cs="Times New Roman"/>
            <w:color w:val="000000"/>
          </w:rPr>
          <w:t xml:space="preserve">. </w:t>
        </w:r>
      </w:ins>
    </w:p>
    <w:p w14:paraId="6071B64F" w14:textId="7F3724B3" w:rsidR="00967FC8" w:rsidRDefault="00967FC8" w:rsidP="00967FC8">
      <w:pPr>
        <w:pStyle w:val="Standard"/>
        <w:numPr>
          <w:ilvl w:val="0"/>
          <w:numId w:val="47"/>
        </w:numPr>
        <w:spacing w:after="300"/>
        <w:textAlignment w:val="auto"/>
        <w:rPr>
          <w:ins w:id="247" w:author="Mattia Masci" w:date="2019-12-17T21:56:00Z"/>
          <w:rFonts w:asciiTheme="majorHAnsi" w:hAnsiTheme="majorHAnsi" w:cs="Times New Roman"/>
          <w:color w:val="000000"/>
        </w:rPr>
      </w:pPr>
      <w:ins w:id="248" w:author="Mattia Masci" w:date="2019-12-17T21:56:00Z">
        <w:r>
          <w:rPr>
            <w:rFonts w:asciiTheme="majorHAnsi" w:hAnsiTheme="majorHAnsi" w:cs="Times New Roman"/>
            <w:color w:val="000000"/>
          </w:rPr>
          <w:t>A questo punto verrà selezionata la casella a fianco lo specifico</w:t>
        </w:r>
      </w:ins>
      <w:ins w:id="249" w:author="Mattia Masci" w:date="2019-12-17T21:57:00Z">
        <w:r w:rsidR="000A293E">
          <w:rPr>
            <w:rFonts w:asciiTheme="majorHAnsi" w:hAnsiTheme="majorHAnsi" w:cs="Times New Roman"/>
            <w:color w:val="000000"/>
          </w:rPr>
          <w:t xml:space="preserve"> servizio</w:t>
        </w:r>
      </w:ins>
      <w:ins w:id="250" w:author="Mattia Masci" w:date="2019-12-17T21:56:00Z">
        <w:r>
          <w:rPr>
            <w:rFonts w:asciiTheme="majorHAnsi" w:hAnsiTheme="majorHAnsi" w:cs="Times New Roman"/>
            <w:color w:val="000000"/>
          </w:rPr>
          <w:t xml:space="preserve"> ricercato</w:t>
        </w:r>
      </w:ins>
      <w:ins w:id="251" w:author="Mattia Masci" w:date="2019-12-17T21:57:00Z">
        <w:r w:rsidR="000A293E">
          <w:rPr>
            <w:rFonts w:asciiTheme="majorHAnsi" w:hAnsiTheme="majorHAnsi" w:cs="Times New Roman"/>
            <w:color w:val="000000"/>
          </w:rPr>
          <w:t xml:space="preserve"> </w:t>
        </w:r>
      </w:ins>
      <w:ins w:id="252" w:author="Mattia Masci" w:date="2019-12-17T21:56:00Z">
        <w:r>
          <w:rPr>
            <w:rFonts w:asciiTheme="majorHAnsi" w:hAnsiTheme="majorHAnsi" w:cs="Times New Roman"/>
            <w:color w:val="000000"/>
          </w:rPr>
          <w:t>(</w:t>
        </w:r>
      </w:ins>
      <w:ins w:id="253" w:author="Mattia Masci" w:date="2019-12-17T21:57:00Z">
        <w:r>
          <w:rPr>
            <w:rFonts w:asciiTheme="majorHAnsi" w:hAnsiTheme="majorHAnsi" w:cs="Times New Roman"/>
            <w:color w:val="000000"/>
          </w:rPr>
          <w:t>ammesso che non sia uno di quelli già spuntati)</w:t>
        </w:r>
      </w:ins>
      <w:ins w:id="254" w:author="Mattia Masci" w:date="2019-12-17T21:56:00Z">
        <w:r>
          <w:rPr>
            <w:rFonts w:asciiTheme="majorHAnsi" w:hAnsiTheme="majorHAnsi" w:cs="Times New Roman"/>
            <w:color w:val="000000"/>
          </w:rPr>
          <w:t xml:space="preserve"> e compariranno all’interno della mappa tutte le icone rappresentanti </w:t>
        </w:r>
      </w:ins>
      <w:ins w:id="255" w:author="Mattia Masci" w:date="2019-12-17T21:57:00Z">
        <w:r>
          <w:rPr>
            <w:rFonts w:asciiTheme="majorHAnsi" w:hAnsiTheme="majorHAnsi" w:cs="Times New Roman"/>
            <w:color w:val="000000"/>
          </w:rPr>
          <w:t>quel</w:t>
        </w:r>
      </w:ins>
      <w:ins w:id="256" w:author="Mattia Masci" w:date="2019-12-17T21:56:00Z">
        <w:r>
          <w:rPr>
            <w:rFonts w:asciiTheme="majorHAnsi" w:hAnsiTheme="majorHAnsi" w:cs="Times New Roman"/>
            <w:color w:val="000000"/>
          </w:rPr>
          <w:t xml:space="preserve"> </w:t>
        </w:r>
      </w:ins>
      <w:ins w:id="257" w:author="Mattia Masci" w:date="2019-12-17T21:57:00Z">
        <w:r w:rsidR="000A293E">
          <w:rPr>
            <w:rFonts w:asciiTheme="majorHAnsi" w:hAnsiTheme="majorHAnsi" w:cs="Times New Roman"/>
            <w:color w:val="000000"/>
          </w:rPr>
          <w:t xml:space="preserve">servizio </w:t>
        </w:r>
      </w:ins>
      <w:ins w:id="258" w:author="Mattia Masci" w:date="2019-12-17T21:56:00Z">
        <w:r>
          <w:rPr>
            <w:rFonts w:asciiTheme="majorHAnsi" w:hAnsiTheme="majorHAnsi" w:cs="Times New Roman"/>
            <w:color w:val="000000"/>
          </w:rPr>
          <w:t xml:space="preserve">(attinenti al proprio </w:t>
        </w:r>
        <w:proofErr w:type="spellStart"/>
        <w:r>
          <w:rPr>
            <w:rFonts w:asciiTheme="majorHAnsi" w:hAnsiTheme="majorHAnsi" w:cs="Times New Roman"/>
            <w:color w:val="000000"/>
          </w:rPr>
          <w:t>CdL</w:t>
        </w:r>
        <w:proofErr w:type="spellEnd"/>
        <w:r>
          <w:rPr>
            <w:rFonts w:asciiTheme="majorHAnsi" w:hAnsiTheme="majorHAnsi" w:cs="Times New Roman"/>
            <w:color w:val="000000"/>
          </w:rPr>
          <w:t>).</w:t>
        </w:r>
      </w:ins>
    </w:p>
    <w:p w14:paraId="1C241A83" w14:textId="4624C7E3" w:rsidR="00D6056F" w:rsidRPr="00C96A50" w:rsidRDefault="00A91107" w:rsidP="00D6056F">
      <w:pPr>
        <w:pStyle w:val="Standard"/>
        <w:numPr>
          <w:ilvl w:val="0"/>
          <w:numId w:val="47"/>
        </w:numPr>
        <w:spacing w:after="300"/>
        <w:textAlignment w:val="auto"/>
        <w:rPr>
          <w:ins w:id="259" w:author="Mattia Masci" w:date="2019-12-17T20:35:00Z"/>
          <w:rFonts w:asciiTheme="majorHAnsi" w:hAnsiTheme="majorHAnsi" w:cs="Times New Roman"/>
          <w:color w:val="000000"/>
          <w:rPrChange w:id="260" w:author="Mattia Masci" w:date="2019-12-17T20:37:00Z">
            <w:rPr>
              <w:ins w:id="261" w:author="Mattia Masci" w:date="2019-12-17T20:35:00Z"/>
              <w:rFonts w:ascii="Arial" w:hAnsi="Arial" w:cs="Times New Roman"/>
              <w:i/>
              <w:color w:val="000000"/>
            </w:rPr>
          </w:rPrChange>
        </w:rPr>
      </w:pPr>
      <w:ins w:id="262" w:author="Mattia Masci" w:date="2019-12-17T20:41:00Z">
        <w:r>
          <w:rPr>
            <w:rFonts w:asciiTheme="majorHAnsi" w:hAnsiTheme="majorHAnsi" w:cs="Times New Roman"/>
            <w:color w:val="000000"/>
          </w:rPr>
          <w:t>Si</w:t>
        </w:r>
      </w:ins>
      <w:ins w:id="263" w:author="Mattia Masci" w:date="2019-12-17T20:35:00Z">
        <w:r w:rsidR="00D6056F" w:rsidRPr="00C96A50">
          <w:rPr>
            <w:rFonts w:asciiTheme="majorHAnsi" w:hAnsiTheme="majorHAnsi" w:cs="Times New Roman"/>
            <w:color w:val="000000"/>
            <w:rPrChange w:id="264" w:author="Mattia Masci" w:date="2019-12-17T20:37:00Z">
              <w:rPr>
                <w:rFonts w:ascii="Arial" w:hAnsi="Arial" w:cs="Times New Roman"/>
                <w:i/>
                <w:color w:val="000000"/>
              </w:rPr>
            </w:rPrChange>
          </w:rPr>
          <w:t xml:space="preserve"> avrà la possibilità di visualizzare i POI </w:t>
        </w:r>
      </w:ins>
      <w:ins w:id="265" w:author="Mattia Masci" w:date="2019-12-17T20:41:00Z">
        <w:r>
          <w:rPr>
            <w:rFonts w:asciiTheme="majorHAnsi" w:hAnsiTheme="majorHAnsi" w:cs="Times New Roman"/>
            <w:color w:val="000000"/>
          </w:rPr>
          <w:t>riguardanti l’intero Ateneo</w:t>
        </w:r>
      </w:ins>
      <w:ins w:id="266" w:author="Mattia Masci" w:date="2019-12-17T20:35:00Z">
        <w:r w:rsidR="00D6056F" w:rsidRPr="00C96A50">
          <w:rPr>
            <w:rFonts w:asciiTheme="majorHAnsi" w:hAnsiTheme="majorHAnsi" w:cs="Times New Roman"/>
            <w:color w:val="000000"/>
            <w:rPrChange w:id="267" w:author="Mattia Masci" w:date="2019-12-17T20:37:00Z">
              <w:rPr>
                <w:rFonts w:ascii="Arial" w:hAnsi="Arial" w:cs="Times New Roman"/>
                <w:i/>
                <w:color w:val="000000"/>
              </w:rPr>
            </w:rPrChange>
          </w:rPr>
          <w:t xml:space="preserve"> </w:t>
        </w:r>
      </w:ins>
      <w:ins w:id="268" w:author="Mattia Masci" w:date="2019-12-17T20:42:00Z">
        <w:r>
          <w:rPr>
            <w:rFonts w:asciiTheme="majorHAnsi" w:hAnsiTheme="majorHAnsi" w:cs="Times New Roman"/>
            <w:color w:val="000000"/>
          </w:rPr>
          <w:t>spuntando</w:t>
        </w:r>
      </w:ins>
      <w:ins w:id="269" w:author="Mattia Masci" w:date="2019-12-17T20:35:00Z">
        <w:r w:rsidR="00D6056F" w:rsidRPr="00C96A50">
          <w:rPr>
            <w:rFonts w:asciiTheme="majorHAnsi" w:hAnsiTheme="majorHAnsi" w:cs="Times New Roman"/>
            <w:color w:val="000000"/>
            <w:rPrChange w:id="270" w:author="Mattia Masci" w:date="2019-12-17T20:37:00Z">
              <w:rPr>
                <w:rFonts w:ascii="Arial" w:hAnsi="Arial" w:cs="Times New Roman"/>
                <w:i/>
                <w:color w:val="000000"/>
              </w:rPr>
            </w:rPrChange>
          </w:rPr>
          <w:t xml:space="preserve"> </w:t>
        </w:r>
      </w:ins>
      <w:ins w:id="271" w:author="Mattia Masci" w:date="2019-12-17T20:41:00Z">
        <w:r>
          <w:rPr>
            <w:rFonts w:asciiTheme="majorHAnsi" w:hAnsiTheme="majorHAnsi" w:cs="Times New Roman"/>
            <w:color w:val="000000"/>
          </w:rPr>
          <w:t>l’</w:t>
        </w:r>
      </w:ins>
      <w:ins w:id="272" w:author="Mattia Masci" w:date="2019-12-17T20:35:00Z">
        <w:r w:rsidR="00D6056F" w:rsidRPr="00C96A50">
          <w:rPr>
            <w:rFonts w:asciiTheme="majorHAnsi" w:hAnsiTheme="majorHAnsi" w:cs="Times New Roman"/>
            <w:color w:val="000000"/>
            <w:rPrChange w:id="273" w:author="Mattia Masci" w:date="2019-12-17T20:37:00Z">
              <w:rPr>
                <w:rFonts w:ascii="Arial" w:hAnsi="Arial" w:cs="Times New Roman"/>
                <w:i/>
                <w:color w:val="000000"/>
              </w:rPr>
            </w:rPrChange>
          </w:rPr>
          <w:t>apposit</w:t>
        </w:r>
      </w:ins>
      <w:ins w:id="274" w:author="Mattia Masci" w:date="2019-12-17T20:42:00Z">
        <w:r>
          <w:rPr>
            <w:rFonts w:asciiTheme="majorHAnsi" w:hAnsiTheme="majorHAnsi" w:cs="Times New Roman"/>
            <w:color w:val="000000"/>
          </w:rPr>
          <w:t>a</w:t>
        </w:r>
      </w:ins>
      <w:ins w:id="275" w:author="Mattia Masci" w:date="2019-12-17T20:35:00Z">
        <w:r w:rsidR="00D6056F" w:rsidRPr="00C96A50">
          <w:rPr>
            <w:rFonts w:asciiTheme="majorHAnsi" w:hAnsiTheme="majorHAnsi" w:cs="Times New Roman"/>
            <w:color w:val="000000"/>
            <w:rPrChange w:id="276" w:author="Mattia Masci" w:date="2019-12-17T20:37:00Z">
              <w:rPr>
                <w:rFonts w:ascii="Arial" w:hAnsi="Arial" w:cs="Times New Roman"/>
                <w:i/>
                <w:color w:val="000000"/>
              </w:rPr>
            </w:rPrChange>
          </w:rPr>
          <w:t xml:space="preserve"> </w:t>
        </w:r>
      </w:ins>
      <w:ins w:id="277" w:author="Mattia Masci" w:date="2019-12-17T20:42:00Z">
        <w:r>
          <w:rPr>
            <w:rFonts w:asciiTheme="majorHAnsi" w:hAnsiTheme="majorHAnsi" w:cs="Times New Roman"/>
            <w:color w:val="000000"/>
          </w:rPr>
          <w:t xml:space="preserve">casella ‘Visualizza in base al </w:t>
        </w:r>
        <w:proofErr w:type="spellStart"/>
        <w:r>
          <w:rPr>
            <w:rFonts w:asciiTheme="majorHAnsi" w:hAnsiTheme="majorHAnsi" w:cs="Times New Roman"/>
            <w:color w:val="000000"/>
          </w:rPr>
          <w:t>CdL</w:t>
        </w:r>
        <w:proofErr w:type="spellEnd"/>
        <w:r>
          <w:rPr>
            <w:rFonts w:asciiTheme="majorHAnsi" w:hAnsiTheme="majorHAnsi" w:cs="Times New Roman"/>
            <w:color w:val="000000"/>
          </w:rPr>
          <w:t xml:space="preserve"> di appartenenza</w:t>
        </w:r>
        <w:r w:rsidR="0021792E">
          <w:rPr>
            <w:rFonts w:asciiTheme="majorHAnsi" w:hAnsiTheme="majorHAnsi" w:cs="Times New Roman"/>
            <w:color w:val="000000"/>
          </w:rPr>
          <w:t>’</w:t>
        </w:r>
      </w:ins>
      <w:ins w:id="278" w:author="Mattia Masci" w:date="2019-12-17T20:45:00Z">
        <w:r w:rsidR="00F62050">
          <w:rPr>
            <w:rFonts w:asciiTheme="majorHAnsi" w:hAnsiTheme="majorHAnsi" w:cs="Times New Roman"/>
            <w:color w:val="000000"/>
          </w:rPr>
          <w:t>;</w:t>
        </w:r>
      </w:ins>
    </w:p>
    <w:p w14:paraId="3019C771" w14:textId="3C5D496C" w:rsidR="00D6056F" w:rsidRPr="00C96A50" w:rsidRDefault="0021792E" w:rsidP="00D6056F">
      <w:pPr>
        <w:pStyle w:val="Standard"/>
        <w:numPr>
          <w:ilvl w:val="0"/>
          <w:numId w:val="47"/>
        </w:numPr>
        <w:spacing w:after="300"/>
        <w:textAlignment w:val="auto"/>
        <w:rPr>
          <w:ins w:id="279" w:author="Mattia Masci" w:date="2019-12-17T20:35:00Z"/>
          <w:rFonts w:asciiTheme="majorHAnsi" w:hAnsiTheme="majorHAnsi" w:cs="Times New Roman"/>
          <w:color w:val="000000"/>
          <w:rPrChange w:id="280" w:author="Mattia Masci" w:date="2019-12-17T20:37:00Z">
            <w:rPr>
              <w:ins w:id="281" w:author="Mattia Masci" w:date="2019-12-17T20:35:00Z"/>
              <w:rFonts w:ascii="Arial" w:hAnsi="Arial" w:cs="Times New Roman"/>
              <w:i/>
              <w:color w:val="000000"/>
            </w:rPr>
          </w:rPrChange>
        </w:rPr>
      </w:pPr>
      <w:ins w:id="282" w:author="Mattia Masci" w:date="2019-12-17T20:42:00Z">
        <w:r>
          <w:rPr>
            <w:rFonts w:asciiTheme="majorHAnsi" w:hAnsiTheme="majorHAnsi" w:cs="Times New Roman"/>
            <w:color w:val="000000"/>
          </w:rPr>
          <w:t>Allora</w:t>
        </w:r>
      </w:ins>
      <w:ins w:id="283" w:author="Mattia Masci" w:date="2019-12-17T20:35:00Z">
        <w:r w:rsidR="00D6056F" w:rsidRPr="00C96A50">
          <w:rPr>
            <w:rFonts w:asciiTheme="majorHAnsi" w:hAnsiTheme="majorHAnsi" w:cs="Times New Roman"/>
            <w:color w:val="000000"/>
            <w:rPrChange w:id="284" w:author="Mattia Masci" w:date="2019-12-17T20:37:00Z">
              <w:rPr>
                <w:rFonts w:ascii="Arial" w:hAnsi="Arial" w:cs="Times New Roman"/>
                <w:i/>
                <w:color w:val="000000"/>
              </w:rPr>
            </w:rPrChange>
          </w:rPr>
          <w:t xml:space="preserve"> l’utente vedrà tutti i POI</w:t>
        </w:r>
      </w:ins>
      <w:ins w:id="285" w:author="Mattia Masci" w:date="2019-12-17T20:43:00Z">
        <w:r>
          <w:rPr>
            <w:rFonts w:asciiTheme="majorHAnsi" w:hAnsiTheme="majorHAnsi" w:cs="Times New Roman"/>
            <w:color w:val="000000"/>
          </w:rPr>
          <w:t xml:space="preserve"> </w:t>
        </w:r>
      </w:ins>
      <w:ins w:id="286" w:author="Mattia Masci" w:date="2019-12-17T20:45:00Z">
        <w:r w:rsidR="00F62050">
          <w:rPr>
            <w:rFonts w:asciiTheme="majorHAnsi" w:hAnsiTheme="majorHAnsi" w:cs="Times New Roman"/>
            <w:color w:val="000000"/>
          </w:rPr>
          <w:t>(</w:t>
        </w:r>
      </w:ins>
      <w:ins w:id="287" w:author="Mattia Masci" w:date="2019-12-17T21:58:00Z">
        <w:r w:rsidR="000A293E">
          <w:rPr>
            <w:rFonts w:asciiTheme="majorHAnsi" w:hAnsiTheme="majorHAnsi" w:cs="Times New Roman"/>
            <w:color w:val="000000"/>
          </w:rPr>
          <w:t>collegati ai servizi</w:t>
        </w:r>
      </w:ins>
      <w:ins w:id="288" w:author="Mattia Masci" w:date="2019-12-17T20:35:00Z">
        <w:r w:rsidR="00D6056F" w:rsidRPr="00C96A50">
          <w:rPr>
            <w:rFonts w:asciiTheme="majorHAnsi" w:hAnsiTheme="majorHAnsi" w:cs="Times New Roman"/>
            <w:color w:val="000000"/>
            <w:rPrChange w:id="289" w:author="Mattia Masci" w:date="2019-12-17T20:37:00Z">
              <w:rPr>
                <w:rFonts w:ascii="Arial" w:hAnsi="Arial" w:cs="Times New Roman"/>
                <w:i/>
                <w:color w:val="000000"/>
              </w:rPr>
            </w:rPrChange>
          </w:rPr>
          <w:t xml:space="preserve"> selezionati</w:t>
        </w:r>
      </w:ins>
      <w:ins w:id="290" w:author="Mattia Masci" w:date="2019-12-17T20:45:00Z">
        <w:r w:rsidR="00F62050">
          <w:rPr>
            <w:rFonts w:asciiTheme="majorHAnsi" w:hAnsiTheme="majorHAnsi" w:cs="Times New Roman"/>
            <w:color w:val="000000"/>
          </w:rPr>
          <w:t>)</w:t>
        </w:r>
      </w:ins>
      <w:ins w:id="291" w:author="Mattia Masci" w:date="2019-12-17T20:35:00Z">
        <w:r w:rsidR="00D6056F" w:rsidRPr="00C96A50">
          <w:rPr>
            <w:rFonts w:asciiTheme="majorHAnsi" w:hAnsiTheme="majorHAnsi" w:cs="Times New Roman"/>
            <w:color w:val="000000"/>
            <w:rPrChange w:id="292" w:author="Mattia Masci" w:date="2019-12-17T20:37:00Z">
              <w:rPr>
                <w:rFonts w:ascii="Arial" w:hAnsi="Arial" w:cs="Times New Roman"/>
                <w:i/>
                <w:color w:val="000000"/>
              </w:rPr>
            </w:rPrChange>
          </w:rPr>
          <w:t xml:space="preserve"> </w:t>
        </w:r>
      </w:ins>
      <w:ins w:id="293" w:author="Mattia Masci" w:date="2019-12-17T20:43:00Z">
        <w:r>
          <w:rPr>
            <w:rFonts w:asciiTheme="majorHAnsi" w:hAnsiTheme="majorHAnsi" w:cs="Times New Roman"/>
            <w:color w:val="000000"/>
          </w:rPr>
          <w:t xml:space="preserve">sparsi </w:t>
        </w:r>
      </w:ins>
      <w:ins w:id="294" w:author="Mattia Masci" w:date="2019-12-17T21:58:00Z">
        <w:r w:rsidR="000A293E">
          <w:rPr>
            <w:rFonts w:asciiTheme="majorHAnsi" w:hAnsiTheme="majorHAnsi" w:cs="Times New Roman"/>
            <w:color w:val="000000"/>
          </w:rPr>
          <w:t>nell’A</w:t>
        </w:r>
      </w:ins>
      <w:ins w:id="295" w:author="Mattia Masci" w:date="2019-12-17T20:35:00Z">
        <w:r w:rsidR="00D6056F" w:rsidRPr="00C96A50">
          <w:rPr>
            <w:rFonts w:asciiTheme="majorHAnsi" w:hAnsiTheme="majorHAnsi" w:cs="Times New Roman"/>
            <w:color w:val="000000"/>
            <w:rPrChange w:id="296" w:author="Mattia Masci" w:date="2019-12-17T20:37:00Z">
              <w:rPr>
                <w:rFonts w:ascii="Arial" w:hAnsi="Arial" w:cs="Times New Roman"/>
                <w:i/>
                <w:color w:val="000000"/>
              </w:rPr>
            </w:rPrChange>
          </w:rPr>
          <w:t>teneo (quindi una vista generalizzata su tutte le sedi) e potrà filtrare ad esempio</w:t>
        </w:r>
      </w:ins>
      <w:ins w:id="297" w:author="Mattia Masci" w:date="2019-12-17T20:44:00Z">
        <w:r w:rsidR="00F62050">
          <w:rPr>
            <w:rFonts w:asciiTheme="majorHAnsi" w:hAnsiTheme="majorHAnsi" w:cs="Times New Roman"/>
            <w:color w:val="000000"/>
          </w:rPr>
          <w:t xml:space="preserve"> per il servizio</w:t>
        </w:r>
      </w:ins>
      <w:ins w:id="298" w:author="Mattia Masci" w:date="2019-12-17T20:35:00Z">
        <w:r w:rsidR="00D6056F" w:rsidRPr="00C96A50">
          <w:rPr>
            <w:rFonts w:asciiTheme="majorHAnsi" w:hAnsiTheme="majorHAnsi" w:cs="Times New Roman"/>
            <w:color w:val="000000"/>
            <w:rPrChange w:id="299" w:author="Mattia Masci" w:date="2019-12-17T20:37:00Z">
              <w:rPr>
                <w:rFonts w:ascii="Arial" w:hAnsi="Arial" w:cs="Times New Roman"/>
                <w:i/>
                <w:color w:val="000000"/>
              </w:rPr>
            </w:rPrChange>
          </w:rPr>
          <w:t xml:space="preserve"> </w:t>
        </w:r>
      </w:ins>
      <w:ins w:id="300" w:author="Mattia Masci" w:date="2019-12-17T20:44:00Z">
        <w:r w:rsidR="00F62050">
          <w:rPr>
            <w:rFonts w:asciiTheme="majorHAnsi" w:hAnsiTheme="majorHAnsi" w:cs="Times New Roman"/>
            <w:color w:val="000000"/>
          </w:rPr>
          <w:t>‘B</w:t>
        </w:r>
      </w:ins>
      <w:ins w:id="301" w:author="Mattia Masci" w:date="2019-12-17T20:35:00Z">
        <w:r w:rsidR="00D6056F" w:rsidRPr="00C96A50">
          <w:rPr>
            <w:rFonts w:asciiTheme="majorHAnsi" w:hAnsiTheme="majorHAnsi" w:cs="Times New Roman"/>
            <w:color w:val="000000"/>
            <w:rPrChange w:id="302" w:author="Mattia Masci" w:date="2019-12-17T20:37:00Z">
              <w:rPr>
                <w:rFonts w:ascii="Arial" w:hAnsi="Arial" w:cs="Times New Roman"/>
                <w:i/>
                <w:color w:val="000000"/>
              </w:rPr>
            </w:rPrChange>
          </w:rPr>
          <w:t>ibliotec</w:t>
        </w:r>
      </w:ins>
      <w:ins w:id="303" w:author="Mattia Masci" w:date="2019-12-18T14:26:00Z">
        <w:r w:rsidR="00F225C2">
          <w:rPr>
            <w:rFonts w:asciiTheme="majorHAnsi" w:hAnsiTheme="majorHAnsi" w:cs="Times New Roman"/>
            <w:color w:val="000000"/>
          </w:rPr>
          <w:t>he</w:t>
        </w:r>
      </w:ins>
      <w:ins w:id="304" w:author="Mattia Masci" w:date="2019-12-17T20:44:00Z">
        <w:r w:rsidR="00F62050">
          <w:rPr>
            <w:rFonts w:asciiTheme="majorHAnsi" w:hAnsiTheme="majorHAnsi" w:cs="Times New Roman"/>
            <w:color w:val="000000"/>
          </w:rPr>
          <w:t>’</w:t>
        </w:r>
      </w:ins>
      <w:ins w:id="305" w:author="Mattia Masci" w:date="2019-12-17T20:35:00Z">
        <w:r w:rsidR="00D6056F" w:rsidRPr="00C96A50">
          <w:rPr>
            <w:rFonts w:asciiTheme="majorHAnsi" w:hAnsiTheme="majorHAnsi" w:cs="Times New Roman"/>
            <w:color w:val="000000"/>
            <w:rPrChange w:id="306" w:author="Mattia Masci" w:date="2019-12-17T20:37:00Z">
              <w:rPr>
                <w:rFonts w:ascii="Arial" w:hAnsi="Arial" w:cs="Times New Roman"/>
                <w:i/>
                <w:color w:val="000000"/>
              </w:rPr>
            </w:rPrChange>
          </w:rPr>
          <w:t>, di conseguenza visualizz</w:t>
        </w:r>
      </w:ins>
      <w:ins w:id="307" w:author="Mattia Masci" w:date="2019-12-17T20:45:00Z">
        <w:r w:rsidR="00F62050">
          <w:rPr>
            <w:rFonts w:asciiTheme="majorHAnsi" w:hAnsiTheme="majorHAnsi" w:cs="Times New Roman"/>
            <w:color w:val="000000"/>
          </w:rPr>
          <w:t>erà</w:t>
        </w:r>
      </w:ins>
      <w:ins w:id="308" w:author="Mattia Masci" w:date="2019-12-17T20:35:00Z">
        <w:r w:rsidR="00D6056F" w:rsidRPr="00C96A50">
          <w:rPr>
            <w:rFonts w:asciiTheme="majorHAnsi" w:hAnsiTheme="majorHAnsi" w:cs="Times New Roman"/>
            <w:color w:val="000000"/>
            <w:rPrChange w:id="309" w:author="Mattia Masci" w:date="2019-12-17T20:37:00Z">
              <w:rPr>
                <w:rFonts w:ascii="Arial" w:hAnsi="Arial" w:cs="Times New Roman"/>
                <w:i/>
                <w:color w:val="000000"/>
              </w:rPr>
            </w:rPrChange>
          </w:rPr>
          <w:t xml:space="preserve"> </w:t>
        </w:r>
      </w:ins>
      <w:ins w:id="310" w:author="Mattia Masci" w:date="2019-12-17T21:59:00Z">
        <w:r w:rsidR="00A83FB3">
          <w:rPr>
            <w:rFonts w:asciiTheme="majorHAnsi" w:hAnsiTheme="majorHAnsi" w:cs="Times New Roman"/>
            <w:color w:val="000000"/>
          </w:rPr>
          <w:t>anche</w:t>
        </w:r>
      </w:ins>
      <w:ins w:id="311" w:author="Mattia Masci" w:date="2019-12-17T20:45:00Z">
        <w:r w:rsidR="00F62050">
          <w:rPr>
            <w:rFonts w:asciiTheme="majorHAnsi" w:hAnsiTheme="majorHAnsi" w:cs="Times New Roman"/>
            <w:color w:val="000000"/>
          </w:rPr>
          <w:t xml:space="preserve"> le</w:t>
        </w:r>
      </w:ins>
      <w:ins w:id="312" w:author="Mattia Masci" w:date="2019-12-17T20:35:00Z">
        <w:r w:rsidR="00D6056F" w:rsidRPr="00C96A50">
          <w:rPr>
            <w:rFonts w:asciiTheme="majorHAnsi" w:hAnsiTheme="majorHAnsi" w:cs="Times New Roman"/>
            <w:color w:val="000000"/>
            <w:rPrChange w:id="313" w:author="Mattia Masci" w:date="2019-12-17T20:37:00Z">
              <w:rPr>
                <w:rFonts w:ascii="Arial" w:hAnsi="Arial" w:cs="Times New Roman"/>
                <w:i/>
                <w:color w:val="000000"/>
              </w:rPr>
            </w:rPrChange>
          </w:rPr>
          <w:t xml:space="preserve"> bibliotec</w:t>
        </w:r>
      </w:ins>
      <w:ins w:id="314" w:author="Mattia Masci" w:date="2019-12-17T20:45:00Z">
        <w:r w:rsidR="00F62050">
          <w:rPr>
            <w:rFonts w:asciiTheme="majorHAnsi" w:hAnsiTheme="majorHAnsi" w:cs="Times New Roman"/>
            <w:color w:val="000000"/>
          </w:rPr>
          <w:t>he</w:t>
        </w:r>
      </w:ins>
      <w:ins w:id="315" w:author="Mattia Masci" w:date="2019-12-17T20:35:00Z">
        <w:r w:rsidR="00D6056F" w:rsidRPr="00C96A50">
          <w:rPr>
            <w:rFonts w:asciiTheme="majorHAnsi" w:hAnsiTheme="majorHAnsi" w:cs="Times New Roman"/>
            <w:color w:val="000000"/>
            <w:rPrChange w:id="316" w:author="Mattia Masci" w:date="2019-12-17T20:37:00Z">
              <w:rPr>
                <w:rFonts w:ascii="Arial" w:hAnsi="Arial" w:cs="Times New Roman"/>
                <w:i/>
                <w:color w:val="000000"/>
              </w:rPr>
            </w:rPrChange>
          </w:rPr>
          <w:t xml:space="preserve"> di </w:t>
        </w:r>
      </w:ins>
      <w:ins w:id="317" w:author="Mattia Masci" w:date="2019-12-17T20:45:00Z">
        <w:r w:rsidR="00F62050">
          <w:rPr>
            <w:rFonts w:asciiTheme="majorHAnsi" w:hAnsiTheme="majorHAnsi" w:cs="Times New Roman"/>
            <w:color w:val="000000"/>
          </w:rPr>
          <w:t>altre</w:t>
        </w:r>
      </w:ins>
      <w:ins w:id="318" w:author="Mattia Masci" w:date="2019-12-17T20:35:00Z">
        <w:r w:rsidR="00D6056F" w:rsidRPr="00C96A50">
          <w:rPr>
            <w:rFonts w:asciiTheme="majorHAnsi" w:hAnsiTheme="majorHAnsi" w:cs="Times New Roman"/>
            <w:color w:val="000000"/>
            <w:rPrChange w:id="319" w:author="Mattia Masci" w:date="2019-12-17T20:37:00Z">
              <w:rPr>
                <w:rFonts w:ascii="Arial" w:hAnsi="Arial" w:cs="Times New Roman"/>
                <w:i/>
                <w:color w:val="000000"/>
              </w:rPr>
            </w:rPrChange>
          </w:rPr>
          <w:t xml:space="preserve"> sed</w:t>
        </w:r>
      </w:ins>
      <w:ins w:id="320" w:author="Mattia Masci" w:date="2019-12-17T20:45:00Z">
        <w:r w:rsidR="00F62050">
          <w:rPr>
            <w:rFonts w:asciiTheme="majorHAnsi" w:hAnsiTheme="majorHAnsi" w:cs="Times New Roman"/>
            <w:color w:val="000000"/>
          </w:rPr>
          <w:t>i</w:t>
        </w:r>
      </w:ins>
      <w:ins w:id="321" w:author="Mattia Masci" w:date="2019-12-17T20:35:00Z">
        <w:r w:rsidR="00D6056F" w:rsidRPr="00C96A50">
          <w:rPr>
            <w:rFonts w:asciiTheme="majorHAnsi" w:hAnsiTheme="majorHAnsi" w:cs="Times New Roman"/>
            <w:color w:val="000000"/>
            <w:rPrChange w:id="322" w:author="Mattia Masci" w:date="2019-12-17T20:37:00Z">
              <w:rPr>
                <w:rFonts w:ascii="Arial" w:hAnsi="Arial" w:cs="Times New Roman"/>
                <w:i/>
                <w:color w:val="000000"/>
              </w:rPr>
            </w:rPrChange>
          </w:rPr>
          <w:t xml:space="preserve"> che non riguarda</w:t>
        </w:r>
      </w:ins>
      <w:ins w:id="323" w:author="Mattia Masci" w:date="2019-12-17T20:45:00Z">
        <w:r w:rsidR="00F62050">
          <w:rPr>
            <w:rFonts w:asciiTheme="majorHAnsi" w:hAnsiTheme="majorHAnsi" w:cs="Times New Roman"/>
            <w:color w:val="000000"/>
          </w:rPr>
          <w:t>no</w:t>
        </w:r>
      </w:ins>
      <w:ins w:id="324" w:author="Mattia Masci" w:date="2019-12-17T20:35:00Z">
        <w:r w:rsidR="00D6056F" w:rsidRPr="00C96A50">
          <w:rPr>
            <w:rFonts w:asciiTheme="majorHAnsi" w:hAnsiTheme="majorHAnsi" w:cs="Times New Roman"/>
            <w:color w:val="000000"/>
            <w:rPrChange w:id="325" w:author="Mattia Masci" w:date="2019-12-17T20:37:00Z">
              <w:rPr>
                <w:rFonts w:ascii="Arial" w:hAnsi="Arial" w:cs="Times New Roman"/>
                <w:i/>
                <w:color w:val="000000"/>
              </w:rPr>
            </w:rPrChange>
          </w:rPr>
          <w:t xml:space="preserve"> il proprio </w:t>
        </w:r>
        <w:proofErr w:type="spellStart"/>
        <w:r w:rsidR="00D6056F" w:rsidRPr="00C96A50">
          <w:rPr>
            <w:rFonts w:asciiTheme="majorHAnsi" w:hAnsiTheme="majorHAnsi" w:cs="Times New Roman"/>
            <w:color w:val="000000"/>
            <w:rPrChange w:id="326" w:author="Mattia Masci" w:date="2019-12-17T20:37:00Z">
              <w:rPr>
                <w:rFonts w:ascii="Arial" w:hAnsi="Arial" w:cs="Times New Roman"/>
                <w:i/>
                <w:color w:val="000000"/>
              </w:rPr>
            </w:rPrChange>
          </w:rPr>
          <w:t>CdL</w:t>
        </w:r>
      </w:ins>
      <w:proofErr w:type="spellEnd"/>
      <w:ins w:id="327" w:author="Mattia Masci" w:date="2019-12-17T20:45:00Z">
        <w:r w:rsidR="00F62050">
          <w:rPr>
            <w:rFonts w:asciiTheme="majorHAnsi" w:hAnsiTheme="majorHAnsi" w:cs="Times New Roman"/>
            <w:color w:val="000000"/>
          </w:rPr>
          <w:t>.</w:t>
        </w:r>
      </w:ins>
    </w:p>
    <w:p w14:paraId="07650306" w14:textId="77777777" w:rsidR="004E5AAC" w:rsidRPr="004E5AAC" w:rsidRDefault="004E5AAC" w:rsidP="004E5AAC">
      <w:pPr>
        <w:pStyle w:val="Standard"/>
        <w:spacing w:after="300"/>
        <w:rPr>
          <w:rFonts w:ascii="Arial" w:hAnsi="Arial" w:cs="Times New Roman"/>
          <w:i/>
          <w:color w:val="000000"/>
        </w:rPr>
      </w:pPr>
    </w:p>
    <w:p w14:paraId="1A8A5715" w14:textId="77777777" w:rsidR="00CE15D8" w:rsidRDefault="00CE15D8" w:rsidP="00ED46F1">
      <w:pPr>
        <w:pStyle w:val="Titolo"/>
        <w:spacing w:line="360" w:lineRule="auto"/>
        <w:rPr>
          <w:rStyle w:val="Enfasiintensa"/>
          <w:sz w:val="28"/>
          <w:lang w:val="it-IT"/>
        </w:rPr>
      </w:pPr>
    </w:p>
    <w:p w14:paraId="55F11B3E" w14:textId="77777777" w:rsidR="00432D65" w:rsidRDefault="00432D65" w:rsidP="00ED46F1">
      <w:pPr>
        <w:pStyle w:val="Titolo"/>
        <w:spacing w:line="360" w:lineRule="auto"/>
        <w:rPr>
          <w:ins w:id="328" w:author="Mattia Masci" w:date="2019-12-17T22:03:00Z"/>
          <w:rStyle w:val="Enfasiintensa"/>
          <w:sz w:val="28"/>
          <w:lang w:val="it-IT"/>
        </w:rPr>
      </w:pPr>
    </w:p>
    <w:p w14:paraId="5CE8DAE0" w14:textId="77777777" w:rsidR="00432D65" w:rsidRDefault="00432D65" w:rsidP="00ED46F1">
      <w:pPr>
        <w:pStyle w:val="Titolo"/>
        <w:spacing w:line="360" w:lineRule="auto"/>
        <w:rPr>
          <w:ins w:id="329" w:author="Mattia Masci" w:date="2019-12-17T22:03:00Z"/>
          <w:rStyle w:val="Enfasiintensa"/>
          <w:sz w:val="28"/>
          <w:lang w:val="it-IT"/>
        </w:rPr>
      </w:pPr>
    </w:p>
    <w:p w14:paraId="64AC89B5" w14:textId="77777777" w:rsidR="00432D65" w:rsidRDefault="00432D65" w:rsidP="00ED46F1">
      <w:pPr>
        <w:pStyle w:val="Titolo"/>
        <w:spacing w:line="360" w:lineRule="auto"/>
        <w:rPr>
          <w:ins w:id="330" w:author="Mattia Masci" w:date="2019-12-17T22:03:00Z"/>
          <w:rStyle w:val="Enfasiintensa"/>
          <w:sz w:val="28"/>
          <w:lang w:val="it-IT"/>
        </w:rPr>
      </w:pPr>
    </w:p>
    <w:p w14:paraId="4931B467" w14:textId="6C21B869" w:rsidR="00ED46F1" w:rsidRPr="002D64A2" w:rsidRDefault="009C1F6B" w:rsidP="00ED46F1">
      <w:pPr>
        <w:pStyle w:val="Titolo"/>
        <w:spacing w:line="360" w:lineRule="auto"/>
        <w:rPr>
          <w:rStyle w:val="Enfasiintensa"/>
          <w:sz w:val="28"/>
          <w:lang w:val="it-IT"/>
        </w:rPr>
      </w:pPr>
      <w:r>
        <w:rPr>
          <w:rStyle w:val="Enfasiintensa"/>
          <w:sz w:val="28"/>
          <w:lang w:val="it-IT"/>
        </w:rPr>
        <w:lastRenderedPageBreak/>
        <w:t>B</w:t>
      </w:r>
      <w:r w:rsidR="0047226A" w:rsidRPr="002D64A2">
        <w:rPr>
          <w:rStyle w:val="Enfasiintensa"/>
          <w:sz w:val="28"/>
          <w:lang w:val="it-IT"/>
        </w:rPr>
        <w:t>.</w:t>
      </w:r>
      <w:r w:rsidR="00CA33AE" w:rsidRPr="002D64A2">
        <w:rPr>
          <w:rStyle w:val="Enfasiintensa"/>
          <w:sz w:val="28"/>
          <w:lang w:val="it-IT"/>
        </w:rPr>
        <w:t>4</w:t>
      </w:r>
      <w:r w:rsidR="0047226A" w:rsidRPr="002D64A2">
        <w:rPr>
          <w:rStyle w:val="Enfasiintensa"/>
          <w:sz w:val="28"/>
          <w:lang w:val="it-IT"/>
        </w:rPr>
        <w:t xml:space="preserve"> </w:t>
      </w:r>
      <w:proofErr w:type="spellStart"/>
      <w:r w:rsidR="00BD56BD" w:rsidRPr="002D64A2">
        <w:rPr>
          <w:rStyle w:val="Enfasiintensa"/>
          <w:sz w:val="28"/>
          <w:lang w:val="it-IT"/>
        </w:rPr>
        <w:t>Excluded</w:t>
      </w:r>
      <w:proofErr w:type="spellEnd"/>
      <w:r w:rsidR="00BD56BD" w:rsidRPr="002D64A2">
        <w:rPr>
          <w:rStyle w:val="Enfasiintensa"/>
          <w:sz w:val="28"/>
          <w:lang w:val="it-IT"/>
        </w:rPr>
        <w:t xml:space="preserve"> </w:t>
      </w:r>
      <w:proofErr w:type="spellStart"/>
      <w:r w:rsidR="00BD56BD" w:rsidRPr="002D64A2">
        <w:rPr>
          <w:rStyle w:val="Enfasiintensa"/>
          <w:sz w:val="28"/>
          <w:lang w:val="it-IT"/>
        </w:rPr>
        <w:t>Requirements</w:t>
      </w:r>
      <w:proofErr w:type="spellEnd"/>
    </w:p>
    <w:p w14:paraId="12E2A83D" w14:textId="7DDBFBCF" w:rsidR="00A823B0" w:rsidRPr="00743B04" w:rsidRDefault="00A823B0" w:rsidP="00A823B0">
      <w:pPr>
        <w:pStyle w:val="Standard"/>
        <w:spacing w:after="300" w:line="360" w:lineRule="auto"/>
        <w:rPr>
          <w:rFonts w:asciiTheme="majorHAnsi" w:hAnsiTheme="majorHAnsi" w:cs="Times New Roman"/>
          <w:iCs/>
          <w:color w:val="000000"/>
        </w:rPr>
      </w:pPr>
      <w:r w:rsidRPr="00743B04">
        <w:rPr>
          <w:rFonts w:asciiTheme="majorHAnsi" w:hAnsiTheme="majorHAnsi" w:cs="Times New Roman"/>
          <w:iCs/>
          <w:color w:val="000000"/>
        </w:rPr>
        <w:t>-Non è previsto che l'utente possa mandare segnalazioni</w:t>
      </w:r>
      <w:r w:rsidR="00DC28CA" w:rsidRPr="00743B04">
        <w:rPr>
          <w:rFonts w:asciiTheme="majorHAnsi" w:hAnsiTheme="majorHAnsi" w:cs="Times New Roman"/>
          <w:iCs/>
          <w:color w:val="000000"/>
        </w:rPr>
        <w:t xml:space="preserve"> (come mandare messaggi, dare feedback </w:t>
      </w:r>
      <w:r w:rsidR="0040122F" w:rsidRPr="00743B04">
        <w:rPr>
          <w:rFonts w:asciiTheme="majorHAnsi" w:hAnsiTheme="majorHAnsi" w:cs="Times New Roman"/>
          <w:iCs/>
          <w:color w:val="000000"/>
        </w:rPr>
        <w:t>o segnalare nuovi POI)</w:t>
      </w:r>
      <w:r w:rsidRPr="00743B04">
        <w:rPr>
          <w:rFonts w:asciiTheme="majorHAnsi" w:hAnsiTheme="majorHAnsi" w:cs="Times New Roman"/>
          <w:iCs/>
          <w:color w:val="000000"/>
        </w:rPr>
        <w:t xml:space="preserve"> </w:t>
      </w:r>
      <w:ins w:id="331" w:author="Mattia Masci" w:date="2019-12-12T20:45:00Z">
        <w:r w:rsidR="00C8318E" w:rsidRPr="00C8318E">
          <w:rPr>
            <w:rFonts w:asciiTheme="majorHAnsi" w:hAnsiTheme="majorHAnsi" w:cs="Times New Roman"/>
            <w:iCs/>
            <w:color w:val="000000"/>
          </w:rPr>
          <w:t xml:space="preserve">al sistema per evitare di appesantire la prima versione di questo con funzionalità che vanno oltre il suo scopo primario. </w:t>
        </w:r>
        <w:proofErr w:type="gramStart"/>
        <w:r w:rsidR="00C8318E" w:rsidRPr="00C8318E">
          <w:rPr>
            <w:rFonts w:asciiTheme="majorHAnsi" w:hAnsiTheme="majorHAnsi" w:cs="Times New Roman"/>
            <w:iCs/>
            <w:color w:val="000000"/>
          </w:rPr>
          <w:t>Inoltre</w:t>
        </w:r>
        <w:proofErr w:type="gramEnd"/>
        <w:r w:rsidR="00C8318E" w:rsidRPr="00C8318E">
          <w:rPr>
            <w:rFonts w:asciiTheme="majorHAnsi" w:hAnsiTheme="majorHAnsi" w:cs="Times New Roman"/>
            <w:iCs/>
            <w:color w:val="000000"/>
          </w:rPr>
          <w:t xml:space="preserve"> l’utente generico avrà bisogno di un servizio basico solo per avere un orientamento all’interno del complesso universitario. Si potrà pensare di aggiungerle durante raffinazioni successive.</w:t>
        </w:r>
      </w:ins>
      <w:del w:id="332" w:author="Mattia Masci" w:date="2019-12-12T20:44:00Z">
        <w:r w:rsidR="000D1D8D" w:rsidDel="00354D11">
          <w:rPr>
            <w:rFonts w:asciiTheme="majorHAnsi" w:hAnsiTheme="majorHAnsi" w:cs="Times New Roman"/>
            <w:iCs/>
            <w:color w:val="000000"/>
          </w:rPr>
          <w:delText>per non aggiungere complessità al progetto.</w:delText>
        </w:r>
      </w:del>
    </w:p>
    <w:p w14:paraId="1C5CF751" w14:textId="77777777" w:rsidR="00905517" w:rsidRPr="002D64A2" w:rsidRDefault="00905517" w:rsidP="00905517">
      <w:pPr>
        <w:rPr>
          <w:lang w:val="it-IT"/>
        </w:rPr>
      </w:pPr>
    </w:p>
    <w:p w14:paraId="35889905" w14:textId="77777777" w:rsidR="00113547" w:rsidRDefault="00113547" w:rsidP="00B15731">
      <w:pPr>
        <w:pStyle w:val="Titolo"/>
        <w:spacing w:line="360" w:lineRule="auto"/>
        <w:rPr>
          <w:rStyle w:val="Enfasiintensa"/>
          <w:sz w:val="28"/>
          <w:lang w:val="it-IT"/>
        </w:rPr>
      </w:pPr>
    </w:p>
    <w:p w14:paraId="5463304E" w14:textId="77777777" w:rsidR="00113547" w:rsidRDefault="00113547" w:rsidP="00B15731">
      <w:pPr>
        <w:pStyle w:val="Titolo"/>
        <w:spacing w:line="360" w:lineRule="auto"/>
        <w:rPr>
          <w:rStyle w:val="Enfasiintensa"/>
          <w:sz w:val="28"/>
          <w:lang w:val="it-IT"/>
        </w:rPr>
      </w:pPr>
    </w:p>
    <w:p w14:paraId="7C40F1DB" w14:textId="77777777" w:rsidR="00B15731" w:rsidRPr="00901C04" w:rsidRDefault="009C1F6B" w:rsidP="00B15731">
      <w:pPr>
        <w:pStyle w:val="Titolo"/>
        <w:spacing w:line="360" w:lineRule="auto"/>
        <w:rPr>
          <w:rStyle w:val="Enfasiintensa"/>
          <w:sz w:val="28"/>
          <w:lang w:val="it-IT"/>
        </w:rPr>
      </w:pPr>
      <w:r>
        <w:rPr>
          <w:rStyle w:val="Enfasiintensa"/>
          <w:sz w:val="28"/>
          <w:lang w:val="it-IT"/>
        </w:rPr>
        <w:t>B</w:t>
      </w:r>
      <w:r w:rsidR="0047226A" w:rsidRPr="00901C04">
        <w:rPr>
          <w:rStyle w:val="Enfasiintensa"/>
          <w:sz w:val="28"/>
          <w:lang w:val="it-IT"/>
        </w:rPr>
        <w:t>.</w:t>
      </w:r>
      <w:r w:rsidR="00233136" w:rsidRPr="00901C04">
        <w:rPr>
          <w:rStyle w:val="Enfasiintensa"/>
          <w:sz w:val="28"/>
          <w:lang w:val="it-IT"/>
        </w:rPr>
        <w:t>5</w:t>
      </w:r>
      <w:r w:rsidR="0047226A" w:rsidRPr="00901C04">
        <w:rPr>
          <w:rStyle w:val="Enfasiintensa"/>
          <w:sz w:val="28"/>
          <w:lang w:val="it-IT"/>
        </w:rPr>
        <w:t xml:space="preserve"> </w:t>
      </w:r>
      <w:r w:rsidR="00B15731" w:rsidRPr="00901C04">
        <w:rPr>
          <w:rStyle w:val="Enfasiintensa"/>
          <w:sz w:val="28"/>
          <w:lang w:val="it-IT"/>
        </w:rPr>
        <w:t>Assu</w:t>
      </w:r>
      <w:r w:rsidR="00905517" w:rsidRPr="00901C04">
        <w:rPr>
          <w:rStyle w:val="Enfasiintensa"/>
          <w:sz w:val="28"/>
          <w:lang w:val="it-IT"/>
        </w:rPr>
        <w:t>nzioni</w:t>
      </w:r>
    </w:p>
    <w:p w14:paraId="628B505F" w14:textId="11C65D23" w:rsidR="00A823B0" w:rsidRPr="00743B04" w:rsidRDefault="00A823B0" w:rsidP="00A823B0">
      <w:pPr>
        <w:pStyle w:val="Standard"/>
        <w:jc w:val="both"/>
        <w:rPr>
          <w:rFonts w:asciiTheme="majorHAnsi" w:hAnsiTheme="majorHAnsi"/>
        </w:rPr>
      </w:pPr>
      <w:r w:rsidRPr="00743B04">
        <w:rPr>
          <w:rFonts w:asciiTheme="majorHAnsi" w:hAnsiTheme="majorHAnsi" w:cs="Times New Roman"/>
          <w:iCs/>
          <w:color w:val="000000"/>
        </w:rPr>
        <w:t xml:space="preserve">-I POI saranno </w:t>
      </w:r>
      <w:ins w:id="333" w:author="Mattia Masci" w:date="2019-12-22T21:05:00Z">
        <w:r w:rsidR="00D564D3">
          <w:rPr>
            <w:rFonts w:asciiTheme="majorHAnsi" w:hAnsiTheme="majorHAnsi" w:cs="Times New Roman"/>
            <w:iCs/>
            <w:color w:val="000000"/>
          </w:rPr>
          <w:t>categorizzati e mostrati nel sistema</w:t>
        </w:r>
      </w:ins>
      <w:ins w:id="334" w:author="Mattia Masci" w:date="2019-12-18T14:27:00Z">
        <w:r w:rsidR="00744EE9">
          <w:rPr>
            <w:rFonts w:asciiTheme="majorHAnsi" w:hAnsiTheme="majorHAnsi" w:cs="Times New Roman"/>
            <w:iCs/>
            <w:color w:val="000000"/>
          </w:rPr>
          <w:t xml:space="preserve"> </w:t>
        </w:r>
      </w:ins>
      <w:r w:rsidRPr="00743B04">
        <w:rPr>
          <w:rFonts w:asciiTheme="majorHAnsi" w:hAnsiTheme="majorHAnsi" w:cs="Times New Roman"/>
          <w:iCs/>
          <w:color w:val="000000"/>
        </w:rPr>
        <w:t>divisi in edifici</w:t>
      </w:r>
      <w:ins w:id="335" w:author="Mattia Masci" w:date="2019-12-22T21:04:00Z">
        <w:r w:rsidR="00D564D3">
          <w:rPr>
            <w:rFonts w:asciiTheme="majorHAnsi" w:hAnsiTheme="majorHAnsi" w:cs="Times New Roman"/>
            <w:iCs/>
            <w:color w:val="000000"/>
          </w:rPr>
          <w:t xml:space="preserve">, </w:t>
        </w:r>
      </w:ins>
      <w:del w:id="336" w:author="Mattia Masci" w:date="2019-12-22T21:04:00Z">
        <w:r w:rsidRPr="00743B04" w:rsidDel="00D564D3">
          <w:rPr>
            <w:rFonts w:asciiTheme="majorHAnsi" w:hAnsiTheme="majorHAnsi" w:cs="Times New Roman"/>
            <w:iCs/>
            <w:color w:val="000000"/>
          </w:rPr>
          <w:delText xml:space="preserve">, </w:delText>
        </w:r>
      </w:del>
      <w:r w:rsidRPr="00743B04">
        <w:rPr>
          <w:rFonts w:asciiTheme="majorHAnsi" w:hAnsiTheme="majorHAnsi" w:cs="Times New Roman"/>
          <w:iCs/>
          <w:color w:val="000000"/>
        </w:rPr>
        <w:t xml:space="preserve">fornitori di </w:t>
      </w:r>
      <w:r w:rsidR="00E55594">
        <w:rPr>
          <w:rFonts w:asciiTheme="majorHAnsi" w:hAnsiTheme="majorHAnsi" w:cs="Times New Roman"/>
          <w:iCs/>
          <w:color w:val="000000"/>
        </w:rPr>
        <w:t xml:space="preserve">servizi </w:t>
      </w:r>
      <w:ins w:id="337" w:author="Mattia Masci" w:date="2019-12-12T20:45:00Z">
        <w:r w:rsidR="00C8318E" w:rsidRPr="00C8318E">
          <w:rPr>
            <w:rFonts w:asciiTheme="majorHAnsi" w:hAnsiTheme="majorHAnsi" w:cs="Times New Roman"/>
            <w:iCs/>
            <w:color w:val="000000"/>
          </w:rPr>
          <w:t>(servizio inteso nell’accezione più generale possibile, quindi includeranno anche segreterie studenti, musei, punti informativi…)</w:t>
        </w:r>
        <w:r w:rsidR="00C8318E">
          <w:rPr>
            <w:rFonts w:asciiTheme="majorHAnsi" w:hAnsiTheme="majorHAnsi" w:cs="Times New Roman"/>
            <w:iCs/>
            <w:color w:val="000000"/>
          </w:rPr>
          <w:t xml:space="preserve"> </w:t>
        </w:r>
      </w:ins>
      <w:r w:rsidRPr="00743B04">
        <w:rPr>
          <w:rFonts w:asciiTheme="majorHAnsi" w:hAnsiTheme="majorHAnsi" w:cs="Times New Roman"/>
          <w:iCs/>
          <w:color w:val="000000"/>
        </w:rPr>
        <w:t>e uffici.</w:t>
      </w:r>
    </w:p>
    <w:p w14:paraId="1597496C" w14:textId="77777777" w:rsidR="00A823B0" w:rsidRPr="00743B04" w:rsidRDefault="00A823B0" w:rsidP="00A823B0">
      <w:pPr>
        <w:pStyle w:val="Standard"/>
        <w:jc w:val="both"/>
        <w:rPr>
          <w:rFonts w:asciiTheme="majorHAnsi" w:hAnsiTheme="majorHAnsi" w:cs="Times New Roman"/>
          <w:iCs/>
        </w:rPr>
      </w:pPr>
    </w:p>
    <w:p w14:paraId="67E85FD7" w14:textId="77777777" w:rsidR="00A823B0" w:rsidRPr="00743B04" w:rsidRDefault="00A823B0" w:rsidP="00A823B0">
      <w:pPr>
        <w:pStyle w:val="Standard"/>
        <w:jc w:val="both"/>
        <w:rPr>
          <w:rFonts w:asciiTheme="majorHAnsi" w:hAnsiTheme="majorHAnsi" w:cs="Times New Roman"/>
          <w:iCs/>
          <w:color w:val="000000"/>
        </w:rPr>
      </w:pPr>
      <w:r w:rsidRPr="00743B04">
        <w:rPr>
          <w:rFonts w:asciiTheme="majorHAnsi" w:hAnsiTheme="majorHAnsi" w:cs="Times New Roman"/>
          <w:iCs/>
          <w:color w:val="000000"/>
        </w:rPr>
        <w:t>-Ogni ufficio sarà collocato all'interno di un edificio.</w:t>
      </w:r>
    </w:p>
    <w:p w14:paraId="58B1B05E" w14:textId="77777777" w:rsidR="00A823B0" w:rsidRPr="00743B04" w:rsidRDefault="00A823B0" w:rsidP="00A823B0">
      <w:pPr>
        <w:pStyle w:val="Standard"/>
        <w:jc w:val="both"/>
        <w:rPr>
          <w:rFonts w:asciiTheme="majorHAnsi" w:hAnsiTheme="majorHAnsi" w:cs="Times New Roman"/>
          <w:iCs/>
          <w:color w:val="000000"/>
        </w:rPr>
      </w:pPr>
    </w:p>
    <w:p w14:paraId="33C7EA41" w14:textId="363A8C3C" w:rsidR="00A823B0" w:rsidRPr="00743B04" w:rsidRDefault="00A823B0" w:rsidP="00A823B0">
      <w:pPr>
        <w:pStyle w:val="Standard"/>
        <w:jc w:val="both"/>
        <w:rPr>
          <w:rFonts w:asciiTheme="majorHAnsi" w:hAnsiTheme="majorHAnsi" w:cs="Times New Roman"/>
          <w:iCs/>
          <w:color w:val="000000"/>
        </w:rPr>
      </w:pPr>
      <w:r w:rsidRPr="00743B04">
        <w:rPr>
          <w:rFonts w:asciiTheme="majorHAnsi" w:hAnsiTheme="majorHAnsi" w:cs="Times New Roman"/>
          <w:iCs/>
          <w:color w:val="000000"/>
        </w:rPr>
        <w:t>-Quando si parl</w:t>
      </w:r>
      <w:r w:rsidR="00CD090D">
        <w:rPr>
          <w:rFonts w:asciiTheme="majorHAnsi" w:hAnsiTheme="majorHAnsi" w:cs="Times New Roman"/>
          <w:iCs/>
          <w:color w:val="000000"/>
        </w:rPr>
        <w:t xml:space="preserve">erà </w:t>
      </w:r>
      <w:r w:rsidRPr="00743B04">
        <w:rPr>
          <w:rFonts w:asciiTheme="majorHAnsi" w:hAnsiTheme="majorHAnsi" w:cs="Times New Roman"/>
          <w:iCs/>
          <w:color w:val="000000"/>
        </w:rPr>
        <w:t>di uffici ci si riferirà solo a uffici di professori.</w:t>
      </w:r>
    </w:p>
    <w:p w14:paraId="17728CDE" w14:textId="77777777" w:rsidR="00A823B0" w:rsidRPr="00743B04" w:rsidRDefault="00A823B0" w:rsidP="00A823B0">
      <w:pPr>
        <w:pStyle w:val="Standard"/>
        <w:jc w:val="both"/>
        <w:rPr>
          <w:rFonts w:asciiTheme="majorHAnsi" w:hAnsiTheme="majorHAnsi" w:cs="Times New Roman"/>
          <w:iCs/>
        </w:rPr>
      </w:pPr>
    </w:p>
    <w:p w14:paraId="2092DE8B" w14:textId="7B625B34" w:rsidR="00A823B0" w:rsidRPr="00743B04" w:rsidRDefault="00A823B0" w:rsidP="00A823B0">
      <w:pPr>
        <w:pStyle w:val="Standard"/>
        <w:jc w:val="both"/>
        <w:rPr>
          <w:rFonts w:asciiTheme="majorHAnsi" w:hAnsiTheme="majorHAnsi"/>
        </w:rPr>
      </w:pPr>
      <w:r w:rsidRPr="00743B04">
        <w:rPr>
          <w:rFonts w:asciiTheme="majorHAnsi" w:hAnsiTheme="majorHAnsi" w:cs="Times New Roman"/>
          <w:iCs/>
          <w:color w:val="000000"/>
        </w:rPr>
        <w:t>-I fornitori di servizi saranno in qualche modo attinenti a</w:t>
      </w:r>
      <w:r w:rsidR="00BF5598">
        <w:rPr>
          <w:rFonts w:asciiTheme="majorHAnsi" w:hAnsiTheme="majorHAnsi" w:cs="Times New Roman"/>
          <w:iCs/>
          <w:color w:val="000000"/>
        </w:rPr>
        <w:t xml:space="preserve"> quelli che potrebbero essere i</w:t>
      </w:r>
      <w:r w:rsidRPr="00743B04">
        <w:rPr>
          <w:rFonts w:asciiTheme="majorHAnsi" w:hAnsiTheme="majorHAnsi" w:cs="Times New Roman"/>
          <w:iCs/>
          <w:color w:val="000000"/>
        </w:rPr>
        <w:t xml:space="preserve"> bisogni </w:t>
      </w:r>
      <w:r w:rsidR="00BF5598">
        <w:rPr>
          <w:rFonts w:asciiTheme="majorHAnsi" w:hAnsiTheme="majorHAnsi" w:cs="Times New Roman"/>
          <w:iCs/>
          <w:color w:val="000000"/>
        </w:rPr>
        <w:t xml:space="preserve">e gli interessi </w:t>
      </w:r>
      <w:r w:rsidRPr="00743B04">
        <w:rPr>
          <w:rFonts w:asciiTheme="majorHAnsi" w:hAnsiTheme="majorHAnsi" w:cs="Times New Roman"/>
          <w:iCs/>
          <w:color w:val="000000"/>
        </w:rPr>
        <w:t xml:space="preserve">degli studenti, </w:t>
      </w:r>
      <w:r w:rsidR="006B3EE4">
        <w:rPr>
          <w:rFonts w:asciiTheme="majorHAnsi" w:hAnsiTheme="majorHAnsi" w:cs="Times New Roman"/>
          <w:iCs/>
          <w:color w:val="000000"/>
        </w:rPr>
        <w:t xml:space="preserve">dei </w:t>
      </w:r>
      <w:r w:rsidRPr="00743B04">
        <w:rPr>
          <w:rFonts w:asciiTheme="majorHAnsi" w:hAnsiTheme="majorHAnsi" w:cs="Times New Roman"/>
          <w:iCs/>
          <w:color w:val="000000"/>
        </w:rPr>
        <w:t xml:space="preserve">docenti e </w:t>
      </w:r>
      <w:r w:rsidR="006B3EE4">
        <w:rPr>
          <w:rFonts w:asciiTheme="majorHAnsi" w:hAnsiTheme="majorHAnsi" w:cs="Times New Roman"/>
          <w:iCs/>
          <w:color w:val="000000"/>
        </w:rPr>
        <w:t xml:space="preserve">del </w:t>
      </w:r>
      <w:r w:rsidRPr="00743B04">
        <w:rPr>
          <w:rFonts w:asciiTheme="majorHAnsi" w:hAnsiTheme="majorHAnsi" w:cs="Times New Roman"/>
          <w:iCs/>
          <w:color w:val="000000"/>
        </w:rPr>
        <w:t>personale all'interno dell'università.</w:t>
      </w:r>
    </w:p>
    <w:p w14:paraId="3D702F52" w14:textId="77777777" w:rsidR="00A823B0" w:rsidRPr="00743B04" w:rsidRDefault="00A823B0" w:rsidP="00A823B0">
      <w:pPr>
        <w:pStyle w:val="Standard"/>
        <w:jc w:val="both"/>
        <w:rPr>
          <w:rFonts w:asciiTheme="majorHAnsi" w:hAnsiTheme="majorHAnsi" w:cs="Times New Roman"/>
          <w:iCs/>
        </w:rPr>
      </w:pPr>
    </w:p>
    <w:p w14:paraId="13D438CE" w14:textId="77777777" w:rsidR="00A823B0" w:rsidRPr="00743B04" w:rsidRDefault="00A823B0" w:rsidP="00A823B0">
      <w:pPr>
        <w:pStyle w:val="Standard"/>
        <w:jc w:val="both"/>
        <w:rPr>
          <w:rFonts w:asciiTheme="majorHAnsi" w:hAnsiTheme="majorHAnsi" w:cs="Times New Roman"/>
          <w:iCs/>
          <w:color w:val="000000"/>
        </w:rPr>
      </w:pPr>
      <w:r w:rsidRPr="00743B04">
        <w:rPr>
          <w:rFonts w:asciiTheme="majorHAnsi" w:hAnsiTheme="majorHAnsi" w:cs="Times New Roman"/>
          <w:iCs/>
          <w:color w:val="000000"/>
        </w:rPr>
        <w:t>-Ogni utente potrà visualizzare tutti i POI in relazione con l'università.</w:t>
      </w:r>
    </w:p>
    <w:p w14:paraId="4F93EC69" w14:textId="77777777" w:rsidR="00A823B0" w:rsidRPr="00743B04" w:rsidRDefault="00A823B0" w:rsidP="00A823B0">
      <w:pPr>
        <w:pStyle w:val="Standard"/>
        <w:rPr>
          <w:rFonts w:asciiTheme="majorHAnsi" w:hAnsiTheme="majorHAnsi" w:cs="Times New Roman"/>
        </w:rPr>
      </w:pPr>
    </w:p>
    <w:p w14:paraId="78E14D1C" w14:textId="20B3F907" w:rsidR="00A823B0" w:rsidRPr="00743B04" w:rsidRDefault="00A823B0" w:rsidP="00A823B0">
      <w:pPr>
        <w:rPr>
          <w:rFonts w:asciiTheme="majorHAnsi" w:hAnsiTheme="majorHAnsi"/>
          <w:lang w:val="it-IT"/>
        </w:rPr>
      </w:pPr>
      <w:r w:rsidRPr="00743B04">
        <w:rPr>
          <w:rFonts w:asciiTheme="majorHAnsi" w:hAnsiTheme="majorHAnsi"/>
          <w:iCs/>
          <w:lang w:val="it-IT"/>
        </w:rPr>
        <w:t>-Il software utilizzerà un sistema di navigazione esterno che verrà importato</w:t>
      </w:r>
      <w:r w:rsidR="00E0553F" w:rsidRPr="00743B04">
        <w:rPr>
          <w:rFonts w:asciiTheme="majorHAnsi" w:hAnsiTheme="majorHAnsi"/>
          <w:iCs/>
          <w:lang w:val="it-IT"/>
        </w:rPr>
        <w:t>.</w:t>
      </w:r>
    </w:p>
    <w:p w14:paraId="76582A9F" w14:textId="77777777" w:rsidR="00905517" w:rsidRPr="00743B04" w:rsidRDefault="00905517" w:rsidP="00905517">
      <w:pPr>
        <w:rPr>
          <w:rFonts w:asciiTheme="majorHAnsi" w:hAnsiTheme="majorHAnsi"/>
          <w:lang w:val="it-IT"/>
        </w:rPr>
      </w:pPr>
    </w:p>
    <w:p w14:paraId="2F6814EB" w14:textId="77777777" w:rsidR="00232E96" w:rsidRPr="00232E96" w:rsidRDefault="00232E96" w:rsidP="00232E96">
      <w:pPr>
        <w:tabs>
          <w:tab w:val="left" w:pos="4822"/>
        </w:tabs>
        <w:rPr>
          <w:lang w:val="it-IT"/>
        </w:rPr>
      </w:pPr>
    </w:p>
    <w:p w14:paraId="04FFB41B" w14:textId="77777777" w:rsidR="006478FC" w:rsidRDefault="006478FC" w:rsidP="001676F9">
      <w:pPr>
        <w:pStyle w:val="Titolo"/>
        <w:spacing w:line="360" w:lineRule="auto"/>
        <w:rPr>
          <w:rStyle w:val="Enfasiintensa"/>
          <w:sz w:val="28"/>
        </w:rPr>
      </w:pPr>
    </w:p>
    <w:p w14:paraId="6C63625F" w14:textId="77777777" w:rsidR="006478FC" w:rsidRDefault="006478FC" w:rsidP="001676F9">
      <w:pPr>
        <w:pStyle w:val="Titolo"/>
        <w:spacing w:line="360" w:lineRule="auto"/>
        <w:rPr>
          <w:rStyle w:val="Enfasiintensa"/>
          <w:sz w:val="28"/>
        </w:rPr>
      </w:pPr>
    </w:p>
    <w:p w14:paraId="1420B5C8" w14:textId="77777777" w:rsidR="006478FC" w:rsidRDefault="006478FC" w:rsidP="001676F9">
      <w:pPr>
        <w:pStyle w:val="Titolo"/>
        <w:spacing w:line="360" w:lineRule="auto"/>
        <w:rPr>
          <w:rStyle w:val="Enfasiintensa"/>
          <w:sz w:val="28"/>
        </w:rPr>
      </w:pPr>
    </w:p>
    <w:p w14:paraId="505D8103" w14:textId="77777777" w:rsidR="006478FC" w:rsidRDefault="006478FC" w:rsidP="001676F9">
      <w:pPr>
        <w:pStyle w:val="Titolo"/>
        <w:spacing w:line="360" w:lineRule="auto"/>
        <w:rPr>
          <w:rStyle w:val="Enfasiintensa"/>
          <w:sz w:val="28"/>
        </w:rPr>
      </w:pPr>
    </w:p>
    <w:p w14:paraId="47705297" w14:textId="77777777" w:rsidR="006478FC" w:rsidDel="00740E55" w:rsidRDefault="006478FC" w:rsidP="001676F9">
      <w:pPr>
        <w:pStyle w:val="Titolo"/>
        <w:spacing w:line="360" w:lineRule="auto"/>
        <w:rPr>
          <w:del w:id="338" w:author="Mattia Masci" w:date="2019-12-18T09:50:00Z"/>
          <w:rStyle w:val="Enfasiintensa"/>
          <w:sz w:val="28"/>
        </w:rPr>
      </w:pPr>
    </w:p>
    <w:p w14:paraId="6FB2B1DF" w14:textId="77777777" w:rsidR="006478FC" w:rsidDel="00740E55" w:rsidRDefault="006478FC" w:rsidP="001676F9">
      <w:pPr>
        <w:pStyle w:val="Titolo"/>
        <w:spacing w:line="360" w:lineRule="auto"/>
        <w:rPr>
          <w:del w:id="339" w:author="Mattia Masci" w:date="2019-12-18T09:50:00Z"/>
          <w:rStyle w:val="Enfasiintensa"/>
          <w:sz w:val="28"/>
        </w:rPr>
      </w:pPr>
    </w:p>
    <w:p w14:paraId="0DF345F9" w14:textId="77777777" w:rsidR="006478FC" w:rsidDel="00740E55" w:rsidRDefault="006478FC" w:rsidP="001676F9">
      <w:pPr>
        <w:pStyle w:val="Titolo"/>
        <w:spacing w:line="360" w:lineRule="auto"/>
        <w:rPr>
          <w:del w:id="340" w:author="Mattia Masci" w:date="2019-12-18T09:50:00Z"/>
          <w:rStyle w:val="Enfasiintensa"/>
          <w:sz w:val="28"/>
        </w:rPr>
      </w:pPr>
    </w:p>
    <w:p w14:paraId="7526DF4F" w14:textId="77777777" w:rsidR="006478FC" w:rsidDel="00740E55" w:rsidRDefault="006478FC" w:rsidP="001676F9">
      <w:pPr>
        <w:pStyle w:val="Titolo"/>
        <w:spacing w:line="360" w:lineRule="auto"/>
        <w:rPr>
          <w:del w:id="341" w:author="Mattia Masci" w:date="2019-12-18T09:50:00Z"/>
          <w:rStyle w:val="Enfasiintensa"/>
          <w:sz w:val="28"/>
        </w:rPr>
      </w:pPr>
    </w:p>
    <w:p w14:paraId="46F7384A" w14:textId="48D02BA3" w:rsidR="00E4636F" w:rsidRDefault="009C1F6B" w:rsidP="001676F9">
      <w:pPr>
        <w:pStyle w:val="Titolo"/>
        <w:spacing w:line="360" w:lineRule="auto"/>
      </w:pPr>
      <w:r>
        <w:rPr>
          <w:rStyle w:val="Enfasiintensa"/>
          <w:sz w:val="28"/>
        </w:rPr>
        <w:t>B</w:t>
      </w:r>
      <w:r w:rsidR="001676F9">
        <w:rPr>
          <w:rStyle w:val="Enfasiintensa"/>
          <w:sz w:val="28"/>
        </w:rPr>
        <w:t>.6 Use Case Diagrams</w:t>
      </w:r>
    </w:p>
    <w:p w14:paraId="15373C36" w14:textId="77777777" w:rsidR="00E4636F" w:rsidRPr="00BD56BD" w:rsidRDefault="00E4636F" w:rsidP="00BB52C8"/>
    <w:p w14:paraId="030DA87B" w14:textId="7561D14A" w:rsidR="00E4636F" w:rsidRPr="00BD56BD" w:rsidRDefault="006478FC" w:rsidP="00BB52C8">
      <w:r>
        <w:rPr>
          <w:noProof/>
        </w:rPr>
        <w:drawing>
          <wp:inline distT="0" distB="0" distL="0" distR="0" wp14:anchorId="44A70C67" wp14:editId="63698105">
            <wp:extent cx="5486400" cy="3439160"/>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10"/>
                    <a:stretch>
                      <a:fillRect/>
                    </a:stretch>
                  </pic:blipFill>
                  <pic:spPr>
                    <a:xfrm>
                      <a:off x="0" y="0"/>
                      <a:ext cx="5486400" cy="3439160"/>
                    </a:xfrm>
                    <a:prstGeom prst="rect">
                      <a:avLst/>
                    </a:prstGeom>
                  </pic:spPr>
                </pic:pic>
              </a:graphicData>
            </a:graphic>
          </wp:inline>
        </w:drawing>
      </w:r>
    </w:p>
    <w:p w14:paraId="2D725675" w14:textId="77777777" w:rsidR="00485EFF" w:rsidRDefault="000A7BD8" w:rsidP="00473EF7">
      <w:pPr>
        <w:pStyle w:val="Titolo"/>
        <w:pBdr>
          <w:bottom w:val="none" w:sz="0" w:space="0" w:color="auto"/>
        </w:pBdr>
        <w:rPr>
          <w:color w:val="000000"/>
          <w:kern w:val="3"/>
          <w:sz w:val="24"/>
          <w:lang w:val="it-IT" w:eastAsia="it-IT" w:bidi="hi-IN"/>
        </w:rPr>
      </w:pPr>
      <w:r w:rsidRPr="000112F1">
        <w:rPr>
          <w:rStyle w:val="Enfasiintensa"/>
          <w:rFonts w:ascii="Arial" w:hAnsi="Arial" w:cs="Arial"/>
          <w:sz w:val="28"/>
          <w:lang w:val="it-IT"/>
        </w:rPr>
        <w:br w:type="page"/>
      </w:r>
      <w:r w:rsidR="00905517" w:rsidRPr="000112F1">
        <w:rPr>
          <w:noProof/>
          <w:lang w:val="it-IT"/>
        </w:rPr>
        <w:lastRenderedPageBreak/>
        <w:t>C</w:t>
      </w:r>
      <w:r w:rsidR="0047226A" w:rsidRPr="000112F1">
        <w:rPr>
          <w:noProof/>
          <w:lang w:val="it-IT"/>
        </w:rPr>
        <w:t>. Archite</w:t>
      </w:r>
      <w:r w:rsidR="00905517" w:rsidRPr="000112F1">
        <w:rPr>
          <w:noProof/>
          <w:lang w:val="it-IT"/>
        </w:rPr>
        <w:t>ttura Software</w:t>
      </w:r>
      <w:r w:rsidR="00ED25DB" w:rsidRPr="000112F1">
        <w:rPr>
          <w:noProof/>
          <w:lang w:val="it-IT"/>
        </w:rPr>
        <w:t xml:space="preserve"> </w:t>
      </w:r>
      <w:r w:rsidR="000157E0" w:rsidRPr="000112F1">
        <w:rPr>
          <w:noProof/>
          <w:lang w:val="it-IT"/>
        </w:rPr>
        <w:br/>
      </w:r>
    </w:p>
    <w:p w14:paraId="3E052763" w14:textId="27095E45" w:rsidR="000112F1" w:rsidRPr="00485EFF" w:rsidRDefault="000112F1" w:rsidP="00473EF7">
      <w:pPr>
        <w:pStyle w:val="Titolo"/>
        <w:pBdr>
          <w:bottom w:val="none" w:sz="0" w:space="0" w:color="auto"/>
        </w:pBdr>
        <w:rPr>
          <w:noProof/>
          <w:lang w:val="it-IT"/>
        </w:rPr>
      </w:pPr>
      <w:r w:rsidRPr="000112F1">
        <w:rPr>
          <w:color w:val="000000"/>
          <w:kern w:val="3"/>
          <w:sz w:val="24"/>
          <w:lang w:val="it-IT" w:eastAsia="it-IT" w:bidi="hi-IN"/>
        </w:rPr>
        <w:t>Per quanto riguarda la progettazione abbiamo utilizzato lo stile architetturale Model / View / Controller (MVC).</w:t>
      </w:r>
    </w:p>
    <w:p w14:paraId="3B8B3F90" w14:textId="77777777" w:rsidR="00473EF7" w:rsidRDefault="000112F1" w:rsidP="00473EF7">
      <w:pPr>
        <w:pStyle w:val="Titolo"/>
        <w:pBdr>
          <w:bottom w:val="none" w:sz="0" w:space="0" w:color="auto"/>
        </w:pBdr>
        <w:rPr>
          <w:color w:val="000000"/>
          <w:kern w:val="3"/>
          <w:sz w:val="24"/>
          <w:lang w:val="it-IT" w:eastAsia="it-IT" w:bidi="hi-IN"/>
        </w:rPr>
      </w:pPr>
      <w:r w:rsidRPr="000112F1">
        <w:rPr>
          <w:color w:val="000000"/>
          <w:kern w:val="3"/>
          <w:sz w:val="24"/>
          <w:lang w:val="it-IT" w:eastAsia="it-IT" w:bidi="hi-IN"/>
        </w:rPr>
        <w:t>Le componenti sono classificate in:</w:t>
      </w:r>
    </w:p>
    <w:p w14:paraId="3A87A379" w14:textId="35ACA6E4" w:rsidR="00485EFF" w:rsidRPr="000112F1" w:rsidRDefault="00485EFF" w:rsidP="00473EF7">
      <w:pPr>
        <w:pStyle w:val="Titolo"/>
        <w:numPr>
          <w:ilvl w:val="0"/>
          <w:numId w:val="44"/>
        </w:numPr>
        <w:pBdr>
          <w:bottom w:val="none" w:sz="0" w:space="0" w:color="auto"/>
        </w:pBdr>
        <w:rPr>
          <w:color w:val="000000"/>
          <w:kern w:val="3"/>
          <w:sz w:val="24"/>
          <w:lang w:val="it-IT" w:eastAsia="it-IT" w:bidi="hi-IN"/>
        </w:rPr>
      </w:pPr>
      <w:r w:rsidRPr="00485EFF">
        <w:rPr>
          <w:b/>
          <w:color w:val="000000"/>
          <w:kern w:val="3"/>
          <w:sz w:val="24"/>
          <w:lang w:val="it-IT" w:eastAsia="it-IT" w:bidi="hi-IN"/>
        </w:rPr>
        <w:t>modello</w:t>
      </w:r>
      <w:r w:rsidRPr="000112F1">
        <w:rPr>
          <w:color w:val="000000"/>
          <w:kern w:val="3"/>
          <w:sz w:val="24"/>
          <w:lang w:val="it-IT" w:eastAsia="it-IT" w:bidi="hi-IN"/>
        </w:rPr>
        <w:t>, per mantenere la conoscenza del dominio;</w:t>
      </w:r>
    </w:p>
    <w:p w14:paraId="00972A42" w14:textId="77777777" w:rsidR="00485EFF" w:rsidRPr="000112F1" w:rsidRDefault="00485EFF" w:rsidP="00473EF7">
      <w:pPr>
        <w:pStyle w:val="Titolo"/>
        <w:numPr>
          <w:ilvl w:val="0"/>
          <w:numId w:val="44"/>
        </w:numPr>
        <w:pBdr>
          <w:bottom w:val="none" w:sz="0" w:space="0" w:color="auto"/>
        </w:pBdr>
        <w:rPr>
          <w:color w:val="000000"/>
          <w:kern w:val="3"/>
          <w:sz w:val="24"/>
          <w:lang w:val="it-IT" w:eastAsia="it-IT" w:bidi="hi-IN"/>
        </w:rPr>
      </w:pPr>
      <w:r w:rsidRPr="00485EFF">
        <w:rPr>
          <w:b/>
          <w:color w:val="000000"/>
          <w:kern w:val="3"/>
          <w:sz w:val="24"/>
          <w:lang w:val="it-IT" w:eastAsia="it-IT" w:bidi="hi-IN"/>
        </w:rPr>
        <w:t>visualizzazione</w:t>
      </w:r>
      <w:r w:rsidRPr="000112F1">
        <w:rPr>
          <w:color w:val="000000"/>
          <w:kern w:val="3"/>
          <w:sz w:val="24"/>
          <w:lang w:val="it-IT" w:eastAsia="it-IT" w:bidi="hi-IN"/>
        </w:rPr>
        <w:t>, per presentare i dati all’utente;</w:t>
      </w:r>
    </w:p>
    <w:p w14:paraId="0D6622B0" w14:textId="77777777" w:rsidR="00473EF7" w:rsidRDefault="00485EFF" w:rsidP="00473EF7">
      <w:pPr>
        <w:pStyle w:val="Titolo"/>
        <w:numPr>
          <w:ilvl w:val="0"/>
          <w:numId w:val="44"/>
        </w:numPr>
        <w:pBdr>
          <w:bottom w:val="none" w:sz="0" w:space="0" w:color="auto"/>
        </w:pBdr>
        <w:rPr>
          <w:color w:val="000000"/>
          <w:kern w:val="3"/>
          <w:sz w:val="24"/>
          <w:lang w:val="it-IT" w:eastAsia="it-IT" w:bidi="hi-IN"/>
        </w:rPr>
      </w:pPr>
      <w:r w:rsidRPr="00485EFF">
        <w:rPr>
          <w:b/>
          <w:color w:val="000000"/>
          <w:kern w:val="3"/>
          <w:sz w:val="24"/>
          <w:lang w:val="it-IT" w:eastAsia="it-IT" w:bidi="hi-IN"/>
        </w:rPr>
        <w:t>controller</w:t>
      </w:r>
      <w:r w:rsidRPr="000112F1">
        <w:rPr>
          <w:color w:val="000000"/>
          <w:kern w:val="3"/>
          <w:sz w:val="24"/>
          <w:lang w:val="it-IT" w:eastAsia="it-IT" w:bidi="hi-IN"/>
        </w:rPr>
        <w:t>,</w:t>
      </w:r>
      <w:r>
        <w:rPr>
          <w:color w:val="000000"/>
          <w:kern w:val="3"/>
          <w:sz w:val="24"/>
          <w:lang w:val="it-IT" w:eastAsia="it-IT" w:bidi="hi-IN"/>
        </w:rPr>
        <w:t xml:space="preserve"> </w:t>
      </w:r>
      <w:r w:rsidRPr="000112F1">
        <w:rPr>
          <w:color w:val="000000"/>
          <w:kern w:val="3"/>
          <w:sz w:val="24"/>
          <w:lang w:val="it-IT" w:eastAsia="it-IT" w:bidi="hi-IN"/>
        </w:rPr>
        <w:t>per gestire l'elaborazione dei dati immessi dall'utente e</w:t>
      </w:r>
      <w:r>
        <w:rPr>
          <w:color w:val="000000"/>
          <w:kern w:val="3"/>
          <w:sz w:val="24"/>
          <w:lang w:val="it-IT" w:eastAsia="it-IT" w:bidi="hi-IN"/>
        </w:rPr>
        <w:t xml:space="preserve"> </w:t>
      </w:r>
      <w:r w:rsidRPr="000112F1">
        <w:rPr>
          <w:color w:val="000000"/>
          <w:kern w:val="3"/>
          <w:sz w:val="24"/>
          <w:lang w:val="it-IT" w:eastAsia="it-IT" w:bidi="hi-IN"/>
        </w:rPr>
        <w:t>rendere</w:t>
      </w:r>
      <w:r>
        <w:rPr>
          <w:color w:val="000000"/>
          <w:kern w:val="3"/>
          <w:sz w:val="24"/>
          <w:lang w:val="it-IT" w:eastAsia="it-IT" w:bidi="hi-IN"/>
        </w:rPr>
        <w:t xml:space="preserve"> </w:t>
      </w:r>
      <w:r w:rsidRPr="000112F1">
        <w:rPr>
          <w:color w:val="000000"/>
          <w:kern w:val="3"/>
          <w:sz w:val="24"/>
          <w:lang w:val="it-IT" w:eastAsia="it-IT" w:bidi="hi-IN"/>
        </w:rPr>
        <w:t>utilizzabili quelli di cui ha bisogno.</w:t>
      </w:r>
    </w:p>
    <w:p w14:paraId="6C37147F" w14:textId="2214A762" w:rsidR="000112F1" w:rsidRPr="00473EF7" w:rsidRDefault="000112F1" w:rsidP="00473EF7">
      <w:pPr>
        <w:pStyle w:val="Titolo"/>
        <w:pBdr>
          <w:bottom w:val="none" w:sz="0" w:space="0" w:color="auto"/>
        </w:pBdr>
        <w:rPr>
          <w:color w:val="000000"/>
          <w:kern w:val="3"/>
          <w:sz w:val="24"/>
          <w:lang w:val="it-IT" w:eastAsia="it-IT" w:bidi="hi-IN"/>
        </w:rPr>
      </w:pPr>
      <w:r w:rsidRPr="00473EF7">
        <w:rPr>
          <w:color w:val="000000"/>
          <w:kern w:val="3"/>
          <w:sz w:val="24"/>
          <w:lang w:val="it-IT" w:eastAsia="it-IT" w:bidi="hi-IN"/>
        </w:rPr>
        <w:t>Questo paradigma trova la sua applicazione principale nei programmi con interfaccia grafica (GUI) e nei sistemi con interfaccia web.</w:t>
      </w:r>
    </w:p>
    <w:p w14:paraId="40CA9B90" w14:textId="77777777" w:rsidR="000112F1" w:rsidRPr="000112F1" w:rsidRDefault="000112F1" w:rsidP="00785B99">
      <w:pPr>
        <w:pStyle w:val="Titolo"/>
        <w:rPr>
          <w:color w:val="000000"/>
          <w:kern w:val="3"/>
          <w:sz w:val="24"/>
          <w:lang w:val="it-IT" w:eastAsia="it-IT" w:bidi="hi-IN"/>
        </w:rPr>
      </w:pPr>
      <w:r w:rsidRPr="000112F1">
        <w:rPr>
          <w:color w:val="000000"/>
          <w:kern w:val="3"/>
          <w:sz w:val="24"/>
          <w:lang w:val="it-IT" w:eastAsia="it-IT" w:bidi="hi-IN"/>
        </w:rPr>
        <w:t>Grazie a questo modello siamo riusciti a fornire un quadro chiaro del design del progetto da realizzare e a dettare le distinzioni di responsabilità tra le tre categorie e il flusso di informazioni tra di esse.</w:t>
      </w:r>
    </w:p>
    <w:p w14:paraId="37BEC6AB" w14:textId="77777777" w:rsidR="002A5DE3" w:rsidRDefault="002A5DE3" w:rsidP="000157E0">
      <w:pPr>
        <w:pStyle w:val="Titolo"/>
        <w:spacing w:line="360" w:lineRule="auto"/>
        <w:rPr>
          <w:rStyle w:val="Enfasiintensa"/>
          <w:sz w:val="28"/>
        </w:rPr>
      </w:pPr>
    </w:p>
    <w:p w14:paraId="2CD8626B" w14:textId="77777777" w:rsidR="000157E0" w:rsidRDefault="009131BF" w:rsidP="000157E0">
      <w:pPr>
        <w:pStyle w:val="Titolo"/>
        <w:spacing w:line="360" w:lineRule="auto"/>
        <w:rPr>
          <w:rStyle w:val="Enfasiintensa"/>
          <w:sz w:val="28"/>
        </w:rPr>
      </w:pPr>
      <w:r w:rsidRPr="000157E0">
        <w:rPr>
          <w:rStyle w:val="Enfasiintensa"/>
          <w:sz w:val="28"/>
        </w:rPr>
        <w:t xml:space="preserve">C.1The static view of the system: Component Diagram </w:t>
      </w:r>
    </w:p>
    <w:p w14:paraId="0444639D" w14:textId="77777777" w:rsidR="00C37553" w:rsidRDefault="00C738D0" w:rsidP="00DD7C24">
      <w:pPr>
        <w:rPr>
          <w:rFonts w:ascii="Arial" w:hAnsi="Arial" w:cs="Arial"/>
          <w:i/>
          <w:color w:val="FF0000"/>
          <w:sz w:val="22"/>
        </w:rPr>
      </w:pPr>
      <w:r>
        <w:rPr>
          <w:rFonts w:ascii="Arial" w:hAnsi="Arial" w:cs="Arial"/>
          <w:i/>
          <w:noProof/>
          <w:color w:val="FF0000"/>
          <w:sz w:val="22"/>
        </w:rPr>
        <w:drawing>
          <wp:inline distT="0" distB="0" distL="0" distR="0" wp14:anchorId="76E5AAD7" wp14:editId="63D7F729">
            <wp:extent cx="5486400" cy="3420745"/>
            <wp:effectExtent l="0" t="0" r="0" b="0"/>
            <wp:docPr id="18" name="Immagine 1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PNG"/>
                    <pic:cNvPicPr/>
                  </pic:nvPicPr>
                  <pic:blipFill>
                    <a:blip r:embed="rId11"/>
                    <a:stretch>
                      <a:fillRect/>
                    </a:stretch>
                  </pic:blipFill>
                  <pic:spPr>
                    <a:xfrm>
                      <a:off x="0" y="0"/>
                      <a:ext cx="5486400" cy="3420745"/>
                    </a:xfrm>
                    <a:prstGeom prst="rect">
                      <a:avLst/>
                    </a:prstGeom>
                  </pic:spPr>
                </pic:pic>
              </a:graphicData>
            </a:graphic>
          </wp:inline>
        </w:drawing>
      </w:r>
    </w:p>
    <w:p w14:paraId="3907937E" w14:textId="77777777" w:rsidR="00485EFF" w:rsidRDefault="00485EFF" w:rsidP="00C83080">
      <w:pPr>
        <w:pStyle w:val="Standard"/>
        <w:rPr>
          <w:rFonts w:ascii="Cambria" w:hAnsi="Cambria" w:cs="Times New Roman"/>
          <w:color w:val="000000"/>
          <w:spacing w:val="5"/>
          <w:szCs w:val="52"/>
        </w:rPr>
      </w:pPr>
    </w:p>
    <w:p w14:paraId="335D3B72" w14:textId="77777777" w:rsidR="00485EFF" w:rsidRDefault="00485EFF" w:rsidP="00C83080">
      <w:pPr>
        <w:pStyle w:val="Standard"/>
        <w:rPr>
          <w:rFonts w:ascii="Cambria" w:hAnsi="Cambria" w:cs="Times New Roman"/>
          <w:color w:val="000000"/>
          <w:spacing w:val="5"/>
          <w:szCs w:val="52"/>
        </w:rPr>
      </w:pPr>
    </w:p>
    <w:p w14:paraId="6B97337F" w14:textId="77777777" w:rsidR="00473EF7" w:rsidRDefault="00473EF7" w:rsidP="00C83080">
      <w:pPr>
        <w:pStyle w:val="Standard"/>
        <w:rPr>
          <w:rFonts w:ascii="Cambria" w:hAnsi="Cambria" w:cs="Times New Roman"/>
          <w:color w:val="000000"/>
          <w:spacing w:val="5"/>
          <w:szCs w:val="52"/>
        </w:rPr>
      </w:pPr>
    </w:p>
    <w:p w14:paraId="5DE912BF" w14:textId="77777777" w:rsidR="00473EF7" w:rsidRDefault="00473EF7" w:rsidP="00C83080">
      <w:pPr>
        <w:pStyle w:val="Standard"/>
        <w:rPr>
          <w:rFonts w:ascii="Cambria" w:hAnsi="Cambria" w:cs="Times New Roman"/>
          <w:color w:val="000000"/>
          <w:spacing w:val="5"/>
          <w:szCs w:val="52"/>
        </w:rPr>
      </w:pPr>
    </w:p>
    <w:p w14:paraId="4EAE2F1D" w14:textId="621FC34B" w:rsidR="00C83080" w:rsidRDefault="00C83080" w:rsidP="00C83080">
      <w:pPr>
        <w:pStyle w:val="Standard"/>
        <w:rPr>
          <w:rFonts w:ascii="Cambria" w:hAnsi="Cambria" w:cs="Times New Roman"/>
          <w:color w:val="000000"/>
          <w:spacing w:val="5"/>
          <w:szCs w:val="52"/>
        </w:rPr>
      </w:pPr>
      <w:r w:rsidRPr="00C83080">
        <w:rPr>
          <w:rFonts w:ascii="Cambria" w:hAnsi="Cambria" w:cs="Times New Roman"/>
          <w:color w:val="000000"/>
          <w:spacing w:val="5"/>
          <w:szCs w:val="52"/>
        </w:rPr>
        <w:lastRenderedPageBreak/>
        <w:t xml:space="preserve">Il Component </w:t>
      </w:r>
      <w:proofErr w:type="spellStart"/>
      <w:r w:rsidRPr="00C83080">
        <w:rPr>
          <w:rFonts w:ascii="Cambria" w:hAnsi="Cambria" w:cs="Times New Roman"/>
          <w:color w:val="000000"/>
          <w:spacing w:val="5"/>
          <w:szCs w:val="52"/>
        </w:rPr>
        <w:t>Diagram</w:t>
      </w:r>
      <w:proofErr w:type="spellEnd"/>
      <w:r w:rsidRPr="00C83080">
        <w:rPr>
          <w:rFonts w:ascii="Cambria" w:hAnsi="Cambria" w:cs="Times New Roman"/>
          <w:color w:val="000000"/>
          <w:spacing w:val="5"/>
          <w:szCs w:val="52"/>
        </w:rPr>
        <w:t xml:space="preserve"> ha lo scopo di rappresentare la struttura interna del sistema software, modellando i componenti principali e le relazioni fra di essi.</w:t>
      </w:r>
    </w:p>
    <w:p w14:paraId="77940B61" w14:textId="77777777" w:rsidR="00473EF7" w:rsidRPr="00C83080" w:rsidRDefault="00473EF7" w:rsidP="00C83080">
      <w:pPr>
        <w:pStyle w:val="Standard"/>
        <w:rPr>
          <w:rFonts w:ascii="Cambria" w:hAnsi="Cambria" w:cs="Times New Roman"/>
          <w:color w:val="000000"/>
          <w:spacing w:val="5"/>
          <w:szCs w:val="52"/>
        </w:rPr>
      </w:pPr>
    </w:p>
    <w:p w14:paraId="0B524467" w14:textId="77777777" w:rsidR="00C83080" w:rsidRPr="00C83080" w:rsidRDefault="00C83080" w:rsidP="00C83080">
      <w:pPr>
        <w:pStyle w:val="Standard"/>
        <w:rPr>
          <w:rFonts w:ascii="Cambria" w:hAnsi="Cambria" w:cs="Times New Roman"/>
          <w:color w:val="000000"/>
          <w:spacing w:val="5"/>
          <w:szCs w:val="52"/>
        </w:rPr>
      </w:pPr>
      <w:r w:rsidRPr="00C83080">
        <w:rPr>
          <w:rFonts w:ascii="Cambria" w:hAnsi="Cambria" w:cs="Times New Roman"/>
          <w:color w:val="000000"/>
          <w:spacing w:val="5"/>
          <w:szCs w:val="52"/>
        </w:rPr>
        <w:t>Nel dettaglio, i componenti presenti nel nostro sistema sono:</w:t>
      </w:r>
    </w:p>
    <w:p w14:paraId="7E3DA259" w14:textId="094BFB8E" w:rsidR="00C83080" w:rsidRPr="00D80C17" w:rsidRDefault="00C83080" w:rsidP="00C83080">
      <w:pPr>
        <w:pStyle w:val="Standard"/>
        <w:numPr>
          <w:ilvl w:val="0"/>
          <w:numId w:val="40"/>
        </w:numPr>
        <w:rPr>
          <w:rFonts w:ascii="Cambria" w:hAnsi="Cambria" w:cs="Times New Roman"/>
          <w:color w:val="000000"/>
          <w:spacing w:val="5"/>
          <w:szCs w:val="52"/>
        </w:rPr>
      </w:pPr>
      <w:proofErr w:type="spellStart"/>
      <w:r w:rsidRPr="00473EF7">
        <w:rPr>
          <w:rFonts w:ascii="Cambria" w:hAnsi="Cambria" w:cs="Times New Roman"/>
          <w:b/>
          <w:color w:val="000000"/>
          <w:spacing w:val="5"/>
          <w:szCs w:val="52"/>
        </w:rPr>
        <w:t>LoginController</w:t>
      </w:r>
      <w:proofErr w:type="spellEnd"/>
      <w:r w:rsidRPr="00C83080">
        <w:rPr>
          <w:rFonts w:ascii="Cambria" w:hAnsi="Cambria" w:cs="Times New Roman"/>
          <w:color w:val="000000"/>
          <w:spacing w:val="5"/>
          <w:szCs w:val="52"/>
        </w:rPr>
        <w:t xml:space="preserve">: </w:t>
      </w:r>
      <w:r w:rsidR="00485EFF">
        <w:rPr>
          <w:rFonts w:ascii="Cambria" w:hAnsi="Cambria" w:cs="Times New Roman"/>
          <w:color w:val="000000"/>
          <w:spacing w:val="5"/>
          <w:szCs w:val="52"/>
        </w:rPr>
        <w:t>i</w:t>
      </w:r>
      <w:r w:rsidRPr="00C83080">
        <w:rPr>
          <w:rFonts w:ascii="Cambria" w:hAnsi="Cambria" w:cs="Times New Roman"/>
          <w:color w:val="000000"/>
          <w:spacing w:val="5"/>
          <w:szCs w:val="52"/>
        </w:rPr>
        <w:t xml:space="preserve"> dati immessi dall'utente vengono processati da questa componente. </w:t>
      </w:r>
      <w:r w:rsidR="00485EFF">
        <w:rPr>
          <w:rFonts w:ascii="Cambria" w:hAnsi="Cambria" w:cs="Times New Roman"/>
          <w:color w:val="000000"/>
          <w:spacing w:val="5"/>
          <w:szCs w:val="52"/>
        </w:rPr>
        <w:t>E</w:t>
      </w:r>
      <w:r w:rsidRPr="00C83080">
        <w:rPr>
          <w:rFonts w:ascii="Cambria" w:hAnsi="Cambria" w:cs="Times New Roman"/>
          <w:color w:val="000000"/>
          <w:spacing w:val="5"/>
          <w:szCs w:val="52"/>
        </w:rPr>
        <w:t>ssa a sua volta richiede i dati alla componente “</w:t>
      </w:r>
      <w:r w:rsidR="00D80C17">
        <w:rPr>
          <w:rFonts w:ascii="Cambria" w:hAnsi="Cambria" w:cs="Times New Roman"/>
          <w:color w:val="000000"/>
          <w:spacing w:val="5"/>
          <w:szCs w:val="52"/>
        </w:rPr>
        <w:t>D</w:t>
      </w:r>
      <w:r w:rsidRPr="00C83080">
        <w:rPr>
          <w:rFonts w:ascii="Cambria" w:hAnsi="Cambria" w:cs="Times New Roman"/>
          <w:color w:val="000000"/>
          <w:spacing w:val="5"/>
          <w:szCs w:val="52"/>
        </w:rPr>
        <w:t>atabase”</w:t>
      </w:r>
      <w:r w:rsidR="00485EFF">
        <w:rPr>
          <w:rFonts w:ascii="Cambria" w:hAnsi="Cambria" w:cs="Times New Roman"/>
          <w:color w:val="000000"/>
          <w:spacing w:val="5"/>
          <w:szCs w:val="52"/>
        </w:rPr>
        <w:t xml:space="preserve"> e ne</w:t>
      </w:r>
      <w:r w:rsidRPr="00C83080">
        <w:rPr>
          <w:rFonts w:ascii="Cambria" w:hAnsi="Cambria" w:cs="Times New Roman"/>
          <w:color w:val="000000"/>
          <w:spacing w:val="5"/>
          <w:szCs w:val="52"/>
        </w:rPr>
        <w:t xml:space="preserve"> effettua una verifica sulla correttezza.</w:t>
      </w:r>
      <w:r w:rsidR="00485EFF">
        <w:rPr>
          <w:rFonts w:ascii="Cambria" w:hAnsi="Cambria" w:cs="Times New Roman"/>
          <w:color w:val="000000"/>
          <w:spacing w:val="5"/>
          <w:szCs w:val="52"/>
        </w:rPr>
        <w:t xml:space="preserve"> </w:t>
      </w:r>
      <w:r w:rsidRPr="00485EFF">
        <w:rPr>
          <w:rFonts w:ascii="Cambria" w:hAnsi="Cambria" w:cs="Times New Roman"/>
          <w:color w:val="000000"/>
          <w:spacing w:val="5"/>
          <w:szCs w:val="52"/>
        </w:rPr>
        <w:t>Dopo aver effettuato con successo il login tale componente trasmette i dati</w:t>
      </w:r>
      <w:r w:rsidR="00485EFF">
        <w:rPr>
          <w:rFonts w:ascii="Cambria" w:hAnsi="Cambria" w:cs="Times New Roman"/>
          <w:color w:val="000000"/>
          <w:spacing w:val="5"/>
          <w:szCs w:val="52"/>
        </w:rPr>
        <w:t xml:space="preserve"> </w:t>
      </w:r>
      <w:r w:rsidRPr="00485EFF">
        <w:rPr>
          <w:rFonts w:ascii="Cambria" w:hAnsi="Cambria" w:cs="Times New Roman"/>
          <w:color w:val="000000"/>
          <w:spacing w:val="5"/>
          <w:szCs w:val="52"/>
        </w:rPr>
        <w:t>alla componente “</w:t>
      </w:r>
      <w:proofErr w:type="spellStart"/>
      <w:r w:rsidR="00D80C17">
        <w:rPr>
          <w:rFonts w:ascii="Cambria" w:hAnsi="Cambria" w:cs="Times New Roman"/>
          <w:color w:val="000000"/>
          <w:spacing w:val="5"/>
          <w:szCs w:val="52"/>
        </w:rPr>
        <w:t>ControllerFiltraggio</w:t>
      </w:r>
      <w:proofErr w:type="spellEnd"/>
      <w:r w:rsidRPr="00485EFF">
        <w:rPr>
          <w:rFonts w:ascii="Cambria" w:hAnsi="Cambria" w:cs="Times New Roman"/>
          <w:color w:val="000000"/>
          <w:spacing w:val="5"/>
          <w:szCs w:val="52"/>
        </w:rPr>
        <w:t>” e permette a “</w:t>
      </w:r>
      <w:proofErr w:type="spellStart"/>
      <w:r w:rsidRPr="00485EFF">
        <w:rPr>
          <w:rFonts w:ascii="Cambria" w:hAnsi="Cambria" w:cs="Times New Roman"/>
          <w:color w:val="000000"/>
          <w:spacing w:val="5"/>
          <w:szCs w:val="52"/>
        </w:rPr>
        <w:t>InterfacciaUtente</w:t>
      </w:r>
      <w:proofErr w:type="spellEnd"/>
      <w:r w:rsidRPr="00485EFF">
        <w:rPr>
          <w:rFonts w:ascii="Cambria" w:hAnsi="Cambria" w:cs="Times New Roman"/>
          <w:color w:val="000000"/>
          <w:spacing w:val="5"/>
          <w:szCs w:val="52"/>
        </w:rPr>
        <w:t xml:space="preserve">” </w:t>
      </w:r>
      <w:r w:rsidRPr="00D80C17">
        <w:rPr>
          <w:rFonts w:ascii="Cambria" w:hAnsi="Cambria" w:cs="Times New Roman"/>
          <w:color w:val="000000"/>
          <w:spacing w:val="5"/>
          <w:szCs w:val="52"/>
        </w:rPr>
        <w:t>di iniziare a svolgere la propria esecuzione.</w:t>
      </w:r>
    </w:p>
    <w:p w14:paraId="585276A7" w14:textId="38DD7638" w:rsidR="00C83080" w:rsidRPr="00430BE7" w:rsidRDefault="00C83080" w:rsidP="00C83080">
      <w:pPr>
        <w:pStyle w:val="Standard"/>
        <w:numPr>
          <w:ilvl w:val="0"/>
          <w:numId w:val="41"/>
        </w:numPr>
        <w:rPr>
          <w:rFonts w:ascii="Cambria" w:hAnsi="Cambria" w:cs="Times New Roman"/>
          <w:color w:val="000000"/>
          <w:spacing w:val="5"/>
          <w:szCs w:val="52"/>
        </w:rPr>
      </w:pPr>
      <w:proofErr w:type="spellStart"/>
      <w:r w:rsidRPr="00473EF7">
        <w:rPr>
          <w:rFonts w:ascii="Cambria" w:hAnsi="Cambria" w:cs="Times New Roman"/>
          <w:b/>
          <w:color w:val="000000"/>
          <w:spacing w:val="5"/>
          <w:szCs w:val="52"/>
        </w:rPr>
        <w:t>ControllerFiltraggio</w:t>
      </w:r>
      <w:proofErr w:type="spellEnd"/>
      <w:r w:rsidRPr="00C83080">
        <w:rPr>
          <w:rFonts w:ascii="Cambria" w:hAnsi="Cambria" w:cs="Times New Roman"/>
          <w:color w:val="000000"/>
          <w:spacing w:val="5"/>
          <w:szCs w:val="52"/>
        </w:rPr>
        <w:t xml:space="preserve">: </w:t>
      </w:r>
      <w:r w:rsidR="0004471B">
        <w:rPr>
          <w:rFonts w:ascii="Cambria" w:hAnsi="Cambria" w:cs="Times New Roman"/>
          <w:color w:val="000000"/>
          <w:spacing w:val="5"/>
          <w:szCs w:val="52"/>
        </w:rPr>
        <w:t xml:space="preserve">appena effettuato il login </w:t>
      </w:r>
      <w:r w:rsidRPr="00C83080">
        <w:rPr>
          <w:rFonts w:ascii="Cambria" w:hAnsi="Cambria" w:cs="Times New Roman"/>
          <w:color w:val="000000"/>
          <w:spacing w:val="5"/>
          <w:szCs w:val="52"/>
        </w:rPr>
        <w:t xml:space="preserve">invia una richiesta di ricezione dati </w:t>
      </w:r>
      <w:r w:rsidR="0004471B">
        <w:rPr>
          <w:rFonts w:ascii="Cambria" w:hAnsi="Cambria" w:cs="Times New Roman"/>
          <w:color w:val="000000"/>
          <w:spacing w:val="5"/>
          <w:szCs w:val="52"/>
        </w:rPr>
        <w:t xml:space="preserve">alla componente </w:t>
      </w:r>
      <w:r w:rsidRPr="00C83080">
        <w:rPr>
          <w:rFonts w:ascii="Cambria" w:hAnsi="Cambria" w:cs="Times New Roman"/>
          <w:color w:val="000000"/>
          <w:spacing w:val="5"/>
          <w:szCs w:val="52"/>
        </w:rPr>
        <w:t>“</w:t>
      </w:r>
      <w:proofErr w:type="spellStart"/>
      <w:r w:rsidRPr="00C83080">
        <w:rPr>
          <w:rFonts w:ascii="Cambria" w:hAnsi="Cambria" w:cs="Times New Roman"/>
          <w:color w:val="000000"/>
          <w:spacing w:val="5"/>
          <w:szCs w:val="52"/>
        </w:rPr>
        <w:t>LoginController</w:t>
      </w:r>
      <w:proofErr w:type="spellEnd"/>
      <w:r w:rsidRPr="00C83080">
        <w:rPr>
          <w:rFonts w:ascii="Cambria" w:hAnsi="Cambria" w:cs="Times New Roman"/>
          <w:color w:val="000000"/>
          <w:spacing w:val="5"/>
          <w:szCs w:val="52"/>
        </w:rPr>
        <w:t xml:space="preserve">”, </w:t>
      </w:r>
      <w:r w:rsidR="0004471B">
        <w:rPr>
          <w:rFonts w:ascii="Cambria" w:hAnsi="Cambria" w:cs="Times New Roman"/>
          <w:color w:val="000000"/>
          <w:spacing w:val="5"/>
          <w:szCs w:val="52"/>
        </w:rPr>
        <w:t xml:space="preserve">dopo aver consultato il </w:t>
      </w:r>
      <w:r w:rsidR="002B3745">
        <w:rPr>
          <w:rFonts w:ascii="Cambria" w:hAnsi="Cambria" w:cs="Times New Roman"/>
          <w:color w:val="000000"/>
          <w:spacing w:val="5"/>
          <w:szCs w:val="52"/>
        </w:rPr>
        <w:t>“</w:t>
      </w:r>
      <w:r w:rsidR="00430BE7">
        <w:rPr>
          <w:rFonts w:ascii="Cambria" w:hAnsi="Cambria" w:cs="Times New Roman"/>
          <w:color w:val="000000"/>
          <w:spacing w:val="5"/>
          <w:szCs w:val="52"/>
        </w:rPr>
        <w:t>D</w:t>
      </w:r>
      <w:r w:rsidR="002B3745">
        <w:rPr>
          <w:rFonts w:ascii="Cambria" w:hAnsi="Cambria" w:cs="Times New Roman"/>
          <w:color w:val="000000"/>
          <w:spacing w:val="5"/>
          <w:szCs w:val="52"/>
        </w:rPr>
        <w:t xml:space="preserve">atabase” </w:t>
      </w:r>
      <w:r w:rsidR="00540147">
        <w:rPr>
          <w:rFonts w:ascii="Cambria" w:hAnsi="Cambria" w:cs="Times New Roman"/>
          <w:color w:val="000000"/>
          <w:spacing w:val="5"/>
          <w:szCs w:val="52"/>
        </w:rPr>
        <w:t>invierà al “</w:t>
      </w:r>
      <w:proofErr w:type="spellStart"/>
      <w:r w:rsidR="00540147">
        <w:rPr>
          <w:rFonts w:ascii="Cambria" w:hAnsi="Cambria" w:cs="Times New Roman"/>
          <w:color w:val="000000"/>
          <w:spacing w:val="5"/>
          <w:szCs w:val="52"/>
        </w:rPr>
        <w:t>ControllerMappa</w:t>
      </w:r>
      <w:proofErr w:type="spellEnd"/>
      <w:r w:rsidR="00540147">
        <w:rPr>
          <w:rFonts w:ascii="Cambria" w:hAnsi="Cambria" w:cs="Times New Roman"/>
          <w:color w:val="000000"/>
          <w:spacing w:val="5"/>
          <w:szCs w:val="52"/>
        </w:rPr>
        <w:t>”</w:t>
      </w:r>
      <w:r w:rsidR="002B3745">
        <w:rPr>
          <w:rFonts w:ascii="Cambria" w:hAnsi="Cambria" w:cs="Times New Roman"/>
          <w:color w:val="000000"/>
          <w:spacing w:val="5"/>
          <w:szCs w:val="52"/>
        </w:rPr>
        <w:t xml:space="preserve"> solo i </w:t>
      </w:r>
      <w:r w:rsidR="00540147">
        <w:rPr>
          <w:rFonts w:ascii="Cambria" w:hAnsi="Cambria" w:cs="Times New Roman"/>
          <w:color w:val="000000"/>
          <w:spacing w:val="5"/>
          <w:szCs w:val="52"/>
        </w:rPr>
        <w:t xml:space="preserve">dati rappresentanti i </w:t>
      </w:r>
      <w:r w:rsidR="002B3745">
        <w:rPr>
          <w:rFonts w:ascii="Cambria" w:hAnsi="Cambria" w:cs="Times New Roman"/>
          <w:color w:val="000000"/>
          <w:spacing w:val="5"/>
          <w:szCs w:val="52"/>
        </w:rPr>
        <w:t xml:space="preserve">POI </w:t>
      </w:r>
      <w:r w:rsidR="00905FC3">
        <w:rPr>
          <w:rFonts w:ascii="Cambria" w:hAnsi="Cambria" w:cs="Times New Roman"/>
          <w:color w:val="000000"/>
          <w:spacing w:val="5"/>
          <w:szCs w:val="52"/>
        </w:rPr>
        <w:t>attinenti all’utente. In gener</w:t>
      </w:r>
      <w:r w:rsidRPr="00C83080">
        <w:rPr>
          <w:rFonts w:ascii="Cambria" w:hAnsi="Cambria" w:cs="Times New Roman"/>
          <w:color w:val="000000"/>
          <w:spacing w:val="5"/>
          <w:szCs w:val="52"/>
        </w:rPr>
        <w:t xml:space="preserve">ale </w:t>
      </w:r>
      <w:r w:rsidR="00905FC3">
        <w:rPr>
          <w:rFonts w:ascii="Cambria" w:hAnsi="Cambria" w:cs="Times New Roman"/>
          <w:color w:val="000000"/>
          <w:spacing w:val="5"/>
          <w:szCs w:val="52"/>
        </w:rPr>
        <w:t xml:space="preserve">tale </w:t>
      </w:r>
      <w:r w:rsidRPr="00C83080">
        <w:rPr>
          <w:rFonts w:ascii="Cambria" w:hAnsi="Cambria" w:cs="Times New Roman"/>
          <w:color w:val="000000"/>
          <w:spacing w:val="5"/>
          <w:szCs w:val="52"/>
        </w:rPr>
        <w:t xml:space="preserve">componente si occuperà </w:t>
      </w:r>
      <w:r w:rsidR="00430BE7">
        <w:rPr>
          <w:rFonts w:ascii="Cambria" w:hAnsi="Cambria" w:cs="Times New Roman"/>
          <w:color w:val="000000"/>
          <w:spacing w:val="5"/>
          <w:szCs w:val="52"/>
        </w:rPr>
        <w:t xml:space="preserve">sempre </w:t>
      </w:r>
      <w:r w:rsidRPr="00C83080">
        <w:rPr>
          <w:rFonts w:ascii="Cambria" w:hAnsi="Cambria" w:cs="Times New Roman"/>
          <w:color w:val="000000"/>
          <w:spacing w:val="5"/>
          <w:szCs w:val="52"/>
        </w:rPr>
        <w:t xml:space="preserve">di </w:t>
      </w:r>
      <w:r w:rsidR="00540147">
        <w:rPr>
          <w:rFonts w:ascii="Cambria" w:hAnsi="Cambria" w:cs="Times New Roman"/>
          <w:color w:val="000000"/>
          <w:spacing w:val="5"/>
          <w:szCs w:val="52"/>
        </w:rPr>
        <w:t>recuperare i dati</w:t>
      </w:r>
      <w:r w:rsidR="0061156C">
        <w:rPr>
          <w:rFonts w:ascii="Cambria" w:hAnsi="Cambria" w:cs="Times New Roman"/>
          <w:color w:val="000000"/>
          <w:spacing w:val="5"/>
          <w:szCs w:val="52"/>
        </w:rPr>
        <w:t xml:space="preserve"> </w:t>
      </w:r>
      <w:r w:rsidR="00173FF9">
        <w:rPr>
          <w:rFonts w:ascii="Cambria" w:hAnsi="Cambria" w:cs="Times New Roman"/>
          <w:color w:val="000000"/>
          <w:spacing w:val="5"/>
          <w:szCs w:val="52"/>
        </w:rPr>
        <w:t>di cui si avrà bisogno</w:t>
      </w:r>
      <w:r w:rsidRPr="00C83080">
        <w:rPr>
          <w:rFonts w:ascii="Cambria" w:hAnsi="Cambria" w:cs="Times New Roman"/>
          <w:color w:val="000000"/>
          <w:spacing w:val="5"/>
          <w:szCs w:val="52"/>
        </w:rPr>
        <w:t xml:space="preserve"> al fine di ottenere i soli punti di interesse richiesti da uno specifico utente.</w:t>
      </w:r>
      <w:r w:rsidR="00430BE7">
        <w:rPr>
          <w:rFonts w:ascii="Cambria" w:hAnsi="Cambria" w:cs="Times New Roman"/>
          <w:color w:val="000000"/>
          <w:spacing w:val="5"/>
          <w:szCs w:val="52"/>
        </w:rPr>
        <w:t xml:space="preserve"> </w:t>
      </w:r>
    </w:p>
    <w:p w14:paraId="5C276594" w14:textId="47C5C38E" w:rsidR="00C83080" w:rsidRPr="00D23395" w:rsidRDefault="00C83080" w:rsidP="00C83080">
      <w:pPr>
        <w:pStyle w:val="Standard"/>
        <w:numPr>
          <w:ilvl w:val="0"/>
          <w:numId w:val="41"/>
        </w:numPr>
        <w:rPr>
          <w:rFonts w:ascii="Cambria" w:hAnsi="Cambria" w:cs="Times New Roman"/>
          <w:color w:val="000000"/>
          <w:spacing w:val="5"/>
          <w:szCs w:val="52"/>
        </w:rPr>
      </w:pPr>
      <w:proofErr w:type="spellStart"/>
      <w:r w:rsidRPr="00473EF7">
        <w:rPr>
          <w:rFonts w:ascii="Cambria" w:hAnsi="Cambria" w:cs="Times New Roman"/>
          <w:b/>
          <w:color w:val="000000"/>
          <w:spacing w:val="5"/>
          <w:szCs w:val="52"/>
        </w:rPr>
        <w:t>InterfacciaUtente</w:t>
      </w:r>
      <w:proofErr w:type="spellEnd"/>
      <w:r w:rsidRPr="00C83080">
        <w:rPr>
          <w:rFonts w:ascii="Cambria" w:hAnsi="Cambria" w:cs="Times New Roman"/>
          <w:color w:val="000000"/>
          <w:spacing w:val="5"/>
          <w:szCs w:val="52"/>
        </w:rPr>
        <w:t xml:space="preserve">: </w:t>
      </w:r>
      <w:r w:rsidR="00173FF9">
        <w:rPr>
          <w:rFonts w:ascii="Cambria" w:hAnsi="Cambria" w:cs="Times New Roman"/>
          <w:color w:val="000000"/>
          <w:spacing w:val="5"/>
          <w:szCs w:val="52"/>
        </w:rPr>
        <w:t>è la parte di sistema che interagisce con l’utente, comunica con la</w:t>
      </w:r>
      <w:r w:rsidRPr="00C83080">
        <w:rPr>
          <w:rFonts w:ascii="Cambria" w:hAnsi="Cambria" w:cs="Times New Roman"/>
          <w:color w:val="000000"/>
          <w:spacing w:val="5"/>
          <w:szCs w:val="52"/>
        </w:rPr>
        <w:t xml:space="preserve"> componente “</w:t>
      </w:r>
      <w:proofErr w:type="spellStart"/>
      <w:r w:rsidRPr="00C83080">
        <w:rPr>
          <w:rFonts w:ascii="Cambria" w:hAnsi="Cambria" w:cs="Times New Roman"/>
          <w:color w:val="000000"/>
          <w:spacing w:val="5"/>
          <w:szCs w:val="52"/>
        </w:rPr>
        <w:t>ControllerMappa</w:t>
      </w:r>
      <w:proofErr w:type="spellEnd"/>
      <w:r w:rsidRPr="00C83080">
        <w:rPr>
          <w:rFonts w:ascii="Cambria" w:hAnsi="Cambria" w:cs="Times New Roman"/>
          <w:color w:val="000000"/>
          <w:spacing w:val="5"/>
          <w:szCs w:val="52"/>
        </w:rPr>
        <w:t>” in modo tale che possa visualizzare l'intera mappa dell'ateneo.</w:t>
      </w:r>
      <w:r w:rsidR="00D23395">
        <w:rPr>
          <w:rFonts w:ascii="Cambria" w:hAnsi="Cambria" w:cs="Times New Roman"/>
          <w:color w:val="000000"/>
          <w:spacing w:val="5"/>
          <w:szCs w:val="52"/>
        </w:rPr>
        <w:t xml:space="preserve"> </w:t>
      </w:r>
      <w:r w:rsidRPr="00D23395">
        <w:rPr>
          <w:rFonts w:ascii="Cambria" w:hAnsi="Cambria" w:cs="Times New Roman"/>
          <w:color w:val="000000"/>
          <w:spacing w:val="5"/>
          <w:szCs w:val="52"/>
        </w:rPr>
        <w:t>Quando un utente richiede informazioni riguardanti un determinato servizio, oppure un determinato POI, tale componente invia una richiesta di ricezione dati alla componente “</w:t>
      </w:r>
      <w:proofErr w:type="spellStart"/>
      <w:r w:rsidRPr="00D23395">
        <w:rPr>
          <w:rFonts w:ascii="Cambria" w:hAnsi="Cambria" w:cs="Times New Roman"/>
          <w:color w:val="000000"/>
          <w:spacing w:val="5"/>
          <w:szCs w:val="52"/>
        </w:rPr>
        <w:t>ControllerFiltraggio</w:t>
      </w:r>
      <w:proofErr w:type="spellEnd"/>
      <w:r w:rsidRPr="00D23395">
        <w:rPr>
          <w:rFonts w:ascii="Cambria" w:hAnsi="Cambria" w:cs="Times New Roman"/>
          <w:color w:val="000000"/>
          <w:spacing w:val="5"/>
          <w:szCs w:val="52"/>
        </w:rPr>
        <w:t xml:space="preserve">”. </w:t>
      </w:r>
      <w:r w:rsidR="007B2A67">
        <w:rPr>
          <w:rFonts w:ascii="Cambria" w:hAnsi="Cambria" w:cs="Times New Roman"/>
          <w:color w:val="000000"/>
          <w:spacing w:val="5"/>
          <w:szCs w:val="52"/>
        </w:rPr>
        <w:t>G</w:t>
      </w:r>
      <w:r w:rsidRPr="00D23395">
        <w:rPr>
          <w:rFonts w:ascii="Cambria" w:hAnsi="Cambria" w:cs="Times New Roman"/>
          <w:color w:val="000000"/>
          <w:spacing w:val="5"/>
          <w:szCs w:val="52"/>
        </w:rPr>
        <w:t xml:space="preserve">razie a quest'ultima avviene l'operazione di filtraggio dei POI </w:t>
      </w:r>
      <w:r w:rsidR="007B2A67">
        <w:rPr>
          <w:rFonts w:ascii="Cambria" w:hAnsi="Cambria" w:cs="Times New Roman"/>
          <w:color w:val="000000"/>
          <w:spacing w:val="5"/>
          <w:szCs w:val="52"/>
        </w:rPr>
        <w:t>su</w:t>
      </w:r>
      <w:r w:rsidRPr="00D23395">
        <w:rPr>
          <w:rFonts w:ascii="Cambria" w:hAnsi="Cambria" w:cs="Times New Roman"/>
          <w:color w:val="000000"/>
          <w:spacing w:val="5"/>
          <w:szCs w:val="52"/>
        </w:rPr>
        <w:t xml:space="preserve">lla mappa, in modo tale che l'utente possa avere una vista focalizzata </w:t>
      </w:r>
      <w:ins w:id="342" w:author="Mattia Masci" w:date="2019-12-17T15:38:00Z">
        <w:r w:rsidR="00E95440">
          <w:rPr>
            <w:rFonts w:ascii="Cambria" w:hAnsi="Cambria" w:cs="Times New Roman"/>
            <w:color w:val="000000"/>
            <w:spacing w:val="5"/>
            <w:szCs w:val="52"/>
          </w:rPr>
          <w:t>su</w:t>
        </w:r>
      </w:ins>
      <w:del w:id="343" w:author="Mattia Masci" w:date="2019-12-17T15:38:00Z">
        <w:r w:rsidRPr="00D23395" w:rsidDel="00E95440">
          <w:rPr>
            <w:rFonts w:ascii="Cambria" w:hAnsi="Cambria" w:cs="Times New Roman"/>
            <w:color w:val="000000"/>
            <w:spacing w:val="5"/>
            <w:szCs w:val="52"/>
          </w:rPr>
          <w:delText>a</w:delText>
        </w:r>
      </w:del>
      <w:r w:rsidRPr="00D23395">
        <w:rPr>
          <w:rFonts w:ascii="Cambria" w:hAnsi="Cambria" w:cs="Times New Roman"/>
          <w:color w:val="000000"/>
          <w:spacing w:val="5"/>
          <w:szCs w:val="52"/>
        </w:rPr>
        <w:t xml:space="preserve">i soli punti di interesse del servizio in questione. </w:t>
      </w:r>
    </w:p>
    <w:p w14:paraId="74F9A8E4" w14:textId="51C8F4BE" w:rsidR="00C83080" w:rsidRPr="00C83080" w:rsidRDefault="00C83080" w:rsidP="00CD7017">
      <w:pPr>
        <w:pStyle w:val="Standard"/>
        <w:numPr>
          <w:ilvl w:val="0"/>
          <w:numId w:val="41"/>
        </w:numPr>
        <w:rPr>
          <w:rFonts w:ascii="Cambria" w:hAnsi="Cambria" w:cs="Times New Roman"/>
          <w:color w:val="000000"/>
          <w:spacing w:val="5"/>
          <w:szCs w:val="52"/>
        </w:rPr>
      </w:pPr>
      <w:proofErr w:type="spellStart"/>
      <w:r w:rsidRPr="00473EF7">
        <w:rPr>
          <w:rFonts w:ascii="Cambria" w:hAnsi="Cambria" w:cs="Times New Roman"/>
          <w:b/>
          <w:color w:val="000000"/>
          <w:spacing w:val="5"/>
          <w:szCs w:val="52"/>
        </w:rPr>
        <w:t>ControllerMappa</w:t>
      </w:r>
      <w:proofErr w:type="spellEnd"/>
      <w:r w:rsidRPr="00C83080">
        <w:rPr>
          <w:rFonts w:ascii="Cambria" w:hAnsi="Cambria" w:cs="Times New Roman"/>
          <w:color w:val="000000"/>
          <w:spacing w:val="5"/>
          <w:szCs w:val="52"/>
        </w:rPr>
        <w:t xml:space="preserve">: </w:t>
      </w:r>
      <w:r w:rsidR="001A5F05">
        <w:rPr>
          <w:rFonts w:ascii="Cambria" w:hAnsi="Cambria" w:cs="Times New Roman"/>
          <w:color w:val="000000"/>
          <w:spacing w:val="5"/>
          <w:szCs w:val="52"/>
        </w:rPr>
        <w:t>t</w:t>
      </w:r>
      <w:r w:rsidRPr="00C83080">
        <w:rPr>
          <w:rFonts w:ascii="Cambria" w:hAnsi="Cambria" w:cs="Times New Roman"/>
          <w:color w:val="000000"/>
          <w:spacing w:val="5"/>
          <w:szCs w:val="52"/>
        </w:rPr>
        <w:t xml:space="preserve">ale componente ha lo scopo di </w:t>
      </w:r>
      <w:r w:rsidR="007B2A67">
        <w:rPr>
          <w:rFonts w:ascii="Cambria" w:hAnsi="Cambria" w:cs="Times New Roman"/>
          <w:color w:val="000000"/>
          <w:spacing w:val="5"/>
          <w:szCs w:val="52"/>
        </w:rPr>
        <w:t>elaborare i dati da mostrare sulla mappa</w:t>
      </w:r>
      <w:r w:rsidR="00CD7017">
        <w:rPr>
          <w:rFonts w:ascii="Cambria" w:hAnsi="Cambria" w:cs="Times New Roman"/>
          <w:color w:val="000000"/>
          <w:spacing w:val="5"/>
          <w:szCs w:val="52"/>
        </w:rPr>
        <w:t>.</w:t>
      </w:r>
      <w:r w:rsidR="00CD7017" w:rsidRPr="00C83080">
        <w:rPr>
          <w:rFonts w:ascii="Cambria" w:hAnsi="Cambria" w:cs="Times New Roman"/>
          <w:color w:val="000000"/>
          <w:spacing w:val="5"/>
          <w:szCs w:val="52"/>
        </w:rPr>
        <w:t xml:space="preserve"> </w:t>
      </w:r>
      <w:r w:rsidR="00E504CE">
        <w:rPr>
          <w:rFonts w:ascii="Cambria" w:hAnsi="Cambria" w:cs="Times New Roman"/>
          <w:color w:val="000000"/>
          <w:spacing w:val="5"/>
          <w:szCs w:val="52"/>
        </w:rPr>
        <w:t>Si occupa inoltre di comunicare all’esterno con</w:t>
      </w:r>
      <w:r w:rsidR="001A5F05">
        <w:rPr>
          <w:rFonts w:ascii="Cambria" w:hAnsi="Cambria" w:cs="Times New Roman"/>
          <w:color w:val="000000"/>
          <w:spacing w:val="5"/>
          <w:szCs w:val="52"/>
        </w:rPr>
        <w:t xml:space="preserve"> </w:t>
      </w:r>
      <w:r w:rsidRPr="00C83080">
        <w:rPr>
          <w:rFonts w:ascii="Cambria" w:hAnsi="Cambria" w:cs="Times New Roman"/>
          <w:color w:val="000000"/>
          <w:spacing w:val="5"/>
          <w:szCs w:val="52"/>
        </w:rPr>
        <w:t xml:space="preserve">“Google </w:t>
      </w:r>
      <w:r w:rsidR="001A5F05">
        <w:rPr>
          <w:rFonts w:ascii="Cambria" w:hAnsi="Cambria" w:cs="Times New Roman"/>
          <w:color w:val="000000"/>
          <w:spacing w:val="5"/>
          <w:szCs w:val="52"/>
        </w:rPr>
        <w:t>My M</w:t>
      </w:r>
      <w:r w:rsidRPr="00C83080">
        <w:rPr>
          <w:rFonts w:ascii="Cambria" w:hAnsi="Cambria" w:cs="Times New Roman"/>
          <w:color w:val="000000"/>
          <w:spacing w:val="5"/>
          <w:szCs w:val="52"/>
        </w:rPr>
        <w:t>aps”</w:t>
      </w:r>
      <w:r w:rsidR="001A5F05">
        <w:rPr>
          <w:rFonts w:ascii="Cambria" w:hAnsi="Cambria" w:cs="Times New Roman"/>
          <w:color w:val="000000"/>
          <w:spacing w:val="5"/>
          <w:szCs w:val="52"/>
        </w:rPr>
        <w:t xml:space="preserve"> per far sì che il servizio sia sempre disponibile</w:t>
      </w:r>
      <w:r w:rsidRPr="00C83080">
        <w:rPr>
          <w:rFonts w:ascii="Cambria" w:hAnsi="Cambria" w:cs="Times New Roman"/>
          <w:color w:val="000000"/>
          <w:spacing w:val="5"/>
          <w:szCs w:val="52"/>
        </w:rPr>
        <w:t>.</w:t>
      </w:r>
    </w:p>
    <w:p w14:paraId="28D135BB" w14:textId="0F42BC01" w:rsidR="00C83080" w:rsidRPr="00C83080" w:rsidRDefault="00C83080" w:rsidP="00C83080">
      <w:pPr>
        <w:pStyle w:val="Standard"/>
        <w:numPr>
          <w:ilvl w:val="0"/>
          <w:numId w:val="41"/>
        </w:numPr>
        <w:rPr>
          <w:rFonts w:ascii="Cambria" w:hAnsi="Cambria" w:cs="Times New Roman"/>
          <w:color w:val="000000"/>
          <w:spacing w:val="5"/>
          <w:szCs w:val="52"/>
        </w:rPr>
      </w:pPr>
      <w:r w:rsidRPr="00473EF7">
        <w:rPr>
          <w:rFonts w:ascii="Cambria" w:hAnsi="Cambria" w:cs="Times New Roman"/>
          <w:b/>
          <w:color w:val="000000"/>
          <w:spacing w:val="5"/>
          <w:szCs w:val="52"/>
        </w:rPr>
        <w:t>Database</w:t>
      </w:r>
      <w:r w:rsidRPr="00C83080">
        <w:rPr>
          <w:rFonts w:ascii="Cambria" w:hAnsi="Cambria" w:cs="Times New Roman"/>
          <w:color w:val="000000"/>
          <w:spacing w:val="5"/>
          <w:szCs w:val="52"/>
        </w:rPr>
        <w:t>: si occupa di salvare sul server tutti i dati che il sistema gestisce. Questo ci permette di mantenere i dati acquisiti e di garantire sicurezza per l'accesso al sistema.</w:t>
      </w:r>
    </w:p>
    <w:p w14:paraId="7D0706FE" w14:textId="5C536E5C" w:rsidR="00C83080" w:rsidRPr="00E954BB" w:rsidRDefault="00C83080" w:rsidP="00C83080">
      <w:pPr>
        <w:pStyle w:val="Standard"/>
        <w:numPr>
          <w:ilvl w:val="0"/>
          <w:numId w:val="41"/>
        </w:numPr>
        <w:rPr>
          <w:rFonts w:asciiTheme="majorHAnsi" w:hAnsiTheme="majorHAnsi"/>
          <w:b/>
          <w:bCs/>
        </w:rPr>
      </w:pPr>
      <w:proofErr w:type="spellStart"/>
      <w:r w:rsidRPr="00473EF7">
        <w:rPr>
          <w:rFonts w:ascii="Cambria" w:hAnsi="Cambria" w:cs="Times New Roman"/>
          <w:b/>
          <w:color w:val="000000"/>
          <w:spacing w:val="5"/>
          <w:szCs w:val="52"/>
        </w:rPr>
        <w:t>InterfacciaAdmin</w:t>
      </w:r>
      <w:proofErr w:type="spellEnd"/>
      <w:r w:rsidRPr="00C83080">
        <w:rPr>
          <w:rFonts w:ascii="Cambria" w:hAnsi="Cambria" w:cs="Times New Roman"/>
          <w:color w:val="000000"/>
          <w:spacing w:val="5"/>
          <w:szCs w:val="52"/>
        </w:rPr>
        <w:t xml:space="preserve">: </w:t>
      </w:r>
      <w:r w:rsidR="00E954BB">
        <w:rPr>
          <w:rFonts w:ascii="Cambria" w:hAnsi="Cambria" w:cs="Times New Roman"/>
          <w:color w:val="000000"/>
          <w:spacing w:val="5"/>
          <w:szCs w:val="52"/>
        </w:rPr>
        <w:t>q</w:t>
      </w:r>
      <w:r w:rsidRPr="00C83080">
        <w:rPr>
          <w:rFonts w:ascii="Cambria" w:hAnsi="Cambria" w:cs="Times New Roman"/>
          <w:color w:val="000000"/>
          <w:spacing w:val="5"/>
          <w:szCs w:val="52"/>
        </w:rPr>
        <w:t xml:space="preserve">uest'ultima è la parte del sistema accessibile solo dagli admin, che potranno gestire in back-end tutto il sistema, aggiungendo </w:t>
      </w:r>
      <w:r w:rsidRPr="00E954BB">
        <w:rPr>
          <w:rFonts w:asciiTheme="majorHAnsi" w:hAnsiTheme="majorHAnsi" w:cs="Times New Roman"/>
          <w:color w:val="000000"/>
          <w:spacing w:val="5"/>
          <w:szCs w:val="52"/>
        </w:rPr>
        <w:t>e</w:t>
      </w:r>
      <w:r w:rsidRPr="00E954BB">
        <w:rPr>
          <w:rFonts w:asciiTheme="majorHAnsi" w:hAnsiTheme="majorHAnsi"/>
        </w:rPr>
        <w:t xml:space="preserve"> rimuovendo dati di uno specifico utente, servizio, POI, ecc...</w:t>
      </w:r>
    </w:p>
    <w:p w14:paraId="11A44A18" w14:textId="77777777" w:rsidR="00785B99" w:rsidRPr="00C83080" w:rsidRDefault="00785B99" w:rsidP="00DD7C24">
      <w:pPr>
        <w:rPr>
          <w:rFonts w:ascii="Arial" w:hAnsi="Arial" w:cs="Arial"/>
          <w:i/>
          <w:color w:val="FF0000"/>
          <w:sz w:val="22"/>
          <w:lang w:val="it-IT"/>
        </w:rPr>
      </w:pPr>
    </w:p>
    <w:p w14:paraId="66BB2C18" w14:textId="77777777" w:rsidR="00785B99" w:rsidRPr="00C83080" w:rsidRDefault="00785B99" w:rsidP="00DD7C24">
      <w:pPr>
        <w:rPr>
          <w:rFonts w:ascii="Arial" w:hAnsi="Arial" w:cs="Arial"/>
          <w:i/>
          <w:color w:val="FF0000"/>
          <w:sz w:val="22"/>
          <w:lang w:val="it-IT"/>
        </w:rPr>
      </w:pPr>
    </w:p>
    <w:p w14:paraId="35978975" w14:textId="77777777" w:rsidR="00785B99" w:rsidRPr="00C83080" w:rsidRDefault="00785B99" w:rsidP="00DD7C24">
      <w:pPr>
        <w:rPr>
          <w:rFonts w:ascii="Arial" w:hAnsi="Arial" w:cs="Arial"/>
          <w:i/>
          <w:color w:val="FF0000"/>
          <w:sz w:val="22"/>
          <w:lang w:val="it-IT"/>
        </w:rPr>
      </w:pPr>
    </w:p>
    <w:p w14:paraId="4D3079A9" w14:textId="77777777" w:rsidR="00E954BB" w:rsidRDefault="00E954BB" w:rsidP="003A4596">
      <w:pPr>
        <w:rPr>
          <w:rStyle w:val="Enfasiintensa"/>
          <w:sz w:val="28"/>
        </w:rPr>
      </w:pPr>
    </w:p>
    <w:p w14:paraId="4E79244C" w14:textId="77777777" w:rsidR="00E954BB" w:rsidRDefault="00E954BB" w:rsidP="003A4596">
      <w:pPr>
        <w:rPr>
          <w:rStyle w:val="Enfasiintensa"/>
          <w:sz w:val="28"/>
        </w:rPr>
      </w:pPr>
    </w:p>
    <w:p w14:paraId="72E54EE1" w14:textId="77777777" w:rsidR="00E954BB" w:rsidRDefault="00E954BB" w:rsidP="003A4596">
      <w:pPr>
        <w:rPr>
          <w:rStyle w:val="Enfasiintensa"/>
          <w:sz w:val="28"/>
        </w:rPr>
      </w:pPr>
    </w:p>
    <w:p w14:paraId="1CBA2AE3" w14:textId="77777777" w:rsidR="00E954BB" w:rsidRDefault="00E954BB" w:rsidP="003A4596">
      <w:pPr>
        <w:rPr>
          <w:rStyle w:val="Enfasiintensa"/>
          <w:sz w:val="28"/>
        </w:rPr>
      </w:pPr>
    </w:p>
    <w:p w14:paraId="4154EF25" w14:textId="77777777" w:rsidR="00E954BB" w:rsidRDefault="00E954BB" w:rsidP="003A4596">
      <w:pPr>
        <w:rPr>
          <w:rStyle w:val="Enfasiintensa"/>
          <w:sz w:val="28"/>
        </w:rPr>
      </w:pPr>
    </w:p>
    <w:p w14:paraId="79E7765B" w14:textId="77777777" w:rsidR="00E954BB" w:rsidRDefault="00E954BB" w:rsidP="003A4596">
      <w:pPr>
        <w:rPr>
          <w:rStyle w:val="Enfasiintensa"/>
          <w:sz w:val="28"/>
        </w:rPr>
      </w:pPr>
    </w:p>
    <w:p w14:paraId="11812732" w14:textId="72672446" w:rsidR="00AC6DF4" w:rsidRPr="003A4596" w:rsidRDefault="009131BF" w:rsidP="003A4596">
      <w:r w:rsidRPr="000157E0">
        <w:rPr>
          <w:rStyle w:val="Enfasiintensa"/>
          <w:sz w:val="28"/>
        </w:rPr>
        <w:lastRenderedPageBreak/>
        <w:t>C.2 The dynamic vie</w:t>
      </w:r>
      <w:r w:rsidR="000157E0">
        <w:rPr>
          <w:rStyle w:val="Enfasiintensa"/>
          <w:sz w:val="28"/>
        </w:rPr>
        <w:t>w of the software architecture</w:t>
      </w:r>
      <w:r w:rsidRPr="000157E0">
        <w:rPr>
          <w:rStyle w:val="Enfasiintensa"/>
          <w:sz w:val="28"/>
        </w:rPr>
        <w:t>: Sequence Diagram</w:t>
      </w:r>
    </w:p>
    <w:p w14:paraId="22C96CE7" w14:textId="77777777" w:rsidR="00AC6DF4" w:rsidRDefault="00AC6DF4" w:rsidP="00AC6DF4"/>
    <w:p w14:paraId="24639530" w14:textId="08ECCED1" w:rsidR="00AC6DF4" w:rsidRDefault="00E954BB" w:rsidP="00AC6DF4">
      <w:r>
        <w:rPr>
          <w:noProof/>
        </w:rPr>
        <w:drawing>
          <wp:inline distT="0" distB="0" distL="0" distR="0" wp14:anchorId="7FC6E3B7" wp14:editId="588B97D0">
            <wp:extent cx="4321674" cy="2905125"/>
            <wp:effectExtent l="0" t="0" r="317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1.PNG"/>
                    <pic:cNvPicPr/>
                  </pic:nvPicPr>
                  <pic:blipFill>
                    <a:blip r:embed="rId12"/>
                    <a:stretch>
                      <a:fillRect/>
                    </a:stretch>
                  </pic:blipFill>
                  <pic:spPr>
                    <a:xfrm>
                      <a:off x="0" y="0"/>
                      <a:ext cx="4391052" cy="2951762"/>
                    </a:xfrm>
                    <a:prstGeom prst="rect">
                      <a:avLst/>
                    </a:prstGeom>
                  </pic:spPr>
                </pic:pic>
              </a:graphicData>
            </a:graphic>
          </wp:inline>
        </w:drawing>
      </w:r>
    </w:p>
    <w:p w14:paraId="1B5F1FEA" w14:textId="30A358DB" w:rsidR="00AC6DF4" w:rsidRDefault="00C02FE7" w:rsidP="00AC6DF4">
      <w:r>
        <w:rPr>
          <w:noProof/>
        </w:rPr>
        <w:drawing>
          <wp:inline distT="0" distB="0" distL="0" distR="0" wp14:anchorId="0594A786" wp14:editId="764F2E25">
            <wp:extent cx="4429125" cy="249882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2.PNG"/>
                    <pic:cNvPicPr/>
                  </pic:nvPicPr>
                  <pic:blipFill>
                    <a:blip r:embed="rId13"/>
                    <a:stretch>
                      <a:fillRect/>
                    </a:stretch>
                  </pic:blipFill>
                  <pic:spPr>
                    <a:xfrm>
                      <a:off x="0" y="0"/>
                      <a:ext cx="4474189" cy="2524251"/>
                    </a:xfrm>
                    <a:prstGeom prst="rect">
                      <a:avLst/>
                    </a:prstGeom>
                  </pic:spPr>
                </pic:pic>
              </a:graphicData>
            </a:graphic>
          </wp:inline>
        </w:drawing>
      </w:r>
    </w:p>
    <w:p w14:paraId="2B5826CE" w14:textId="0AC9FDF8" w:rsidR="00AC6DF4" w:rsidRDefault="00C02FE7" w:rsidP="00AC6DF4">
      <w:r>
        <w:rPr>
          <w:noProof/>
        </w:rPr>
        <w:drawing>
          <wp:inline distT="0" distB="0" distL="0" distR="0" wp14:anchorId="0220D064" wp14:editId="41329816">
            <wp:extent cx="4848225" cy="185006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3.PNG"/>
                    <pic:cNvPicPr/>
                  </pic:nvPicPr>
                  <pic:blipFill>
                    <a:blip r:embed="rId14"/>
                    <a:stretch>
                      <a:fillRect/>
                    </a:stretch>
                  </pic:blipFill>
                  <pic:spPr>
                    <a:xfrm>
                      <a:off x="0" y="0"/>
                      <a:ext cx="4915724" cy="1875826"/>
                    </a:xfrm>
                    <a:prstGeom prst="rect">
                      <a:avLst/>
                    </a:prstGeom>
                  </pic:spPr>
                </pic:pic>
              </a:graphicData>
            </a:graphic>
          </wp:inline>
        </w:drawing>
      </w:r>
    </w:p>
    <w:p w14:paraId="5EC49181" w14:textId="167BDC98" w:rsidR="00C02FE7" w:rsidRDefault="00C02FE7" w:rsidP="00C02FE7">
      <w:pPr>
        <w:tabs>
          <w:tab w:val="left" w:pos="225"/>
          <w:tab w:val="left" w:pos="1050"/>
        </w:tabs>
      </w:pPr>
    </w:p>
    <w:p w14:paraId="09CC6877" w14:textId="77777777" w:rsidR="00842E15" w:rsidRDefault="002B0AA8" w:rsidP="002B0AA8">
      <w:pPr>
        <w:pStyle w:val="Standard"/>
        <w:rPr>
          <w:rFonts w:asciiTheme="majorHAnsi" w:hAnsiTheme="majorHAnsi"/>
          <w:lang w:eastAsia="zh-CN"/>
        </w:rPr>
      </w:pPr>
      <w:r w:rsidRPr="002B0AA8">
        <w:rPr>
          <w:rFonts w:asciiTheme="majorHAnsi" w:hAnsiTheme="majorHAnsi"/>
        </w:rPr>
        <w:lastRenderedPageBreak/>
        <w:t xml:space="preserve">Il </w:t>
      </w:r>
      <w:proofErr w:type="spellStart"/>
      <w:r w:rsidRPr="002B0AA8">
        <w:rPr>
          <w:rFonts w:asciiTheme="majorHAnsi" w:hAnsiTheme="majorHAnsi"/>
        </w:rPr>
        <w:t>Sequence</w:t>
      </w:r>
      <w:proofErr w:type="spellEnd"/>
      <w:r w:rsidRPr="002B0AA8">
        <w:rPr>
          <w:rFonts w:asciiTheme="majorHAnsi" w:hAnsiTheme="majorHAnsi"/>
        </w:rPr>
        <w:t xml:space="preserve"> </w:t>
      </w:r>
      <w:proofErr w:type="spellStart"/>
      <w:r w:rsidRPr="002B0AA8">
        <w:rPr>
          <w:rFonts w:asciiTheme="majorHAnsi" w:hAnsiTheme="majorHAnsi"/>
        </w:rPr>
        <w:t>Diagram</w:t>
      </w:r>
      <w:proofErr w:type="spellEnd"/>
      <w:r w:rsidRPr="002B0AA8">
        <w:rPr>
          <w:rFonts w:asciiTheme="majorHAnsi" w:hAnsiTheme="majorHAnsi"/>
        </w:rPr>
        <w:t xml:space="preserve"> è un diagramma utilizzato per descrivere uno scenario, ovvero una determinata sequenza di azioni in cui tutte le scelte sono state già effettuate.</w:t>
      </w:r>
    </w:p>
    <w:p w14:paraId="21FC5986" w14:textId="77777777" w:rsidR="00D12F08" w:rsidRDefault="00D12F08" w:rsidP="002B0AA8">
      <w:pPr>
        <w:pStyle w:val="Standard"/>
        <w:rPr>
          <w:rFonts w:asciiTheme="majorHAnsi" w:hAnsiTheme="majorHAnsi"/>
        </w:rPr>
      </w:pPr>
    </w:p>
    <w:p w14:paraId="43192D76" w14:textId="2A9B46EA" w:rsidR="002B0AA8" w:rsidRDefault="00102279" w:rsidP="002B0AA8">
      <w:pPr>
        <w:pStyle w:val="Standard"/>
        <w:rPr>
          <w:rFonts w:asciiTheme="majorHAnsi" w:hAnsiTheme="majorHAnsi"/>
        </w:rPr>
      </w:pPr>
      <w:r>
        <w:rPr>
          <w:rFonts w:asciiTheme="majorHAnsi" w:hAnsiTheme="majorHAnsi"/>
        </w:rPr>
        <w:t>In questo esempio mostriamo come i</w:t>
      </w:r>
      <w:r w:rsidR="00842E15">
        <w:rPr>
          <w:rFonts w:asciiTheme="majorHAnsi" w:hAnsiTheme="majorHAnsi"/>
        </w:rPr>
        <w:t xml:space="preserve"> </w:t>
      </w:r>
      <w:r w:rsidR="002B0AA8" w:rsidRPr="002B0AA8">
        <w:rPr>
          <w:rFonts w:asciiTheme="majorHAnsi" w:hAnsiTheme="majorHAnsi"/>
        </w:rPr>
        <w:t xml:space="preserve">dati acquisiti dall'utente vengono prelevati e gestiti dal </w:t>
      </w:r>
      <w:proofErr w:type="spellStart"/>
      <w:r w:rsidR="002B0AA8" w:rsidRPr="002B0AA8">
        <w:rPr>
          <w:rFonts w:asciiTheme="majorHAnsi" w:hAnsiTheme="majorHAnsi"/>
          <w:b/>
          <w:bCs/>
        </w:rPr>
        <w:t>LoginController</w:t>
      </w:r>
      <w:proofErr w:type="spellEnd"/>
      <w:r w:rsidR="002B0AA8" w:rsidRPr="002B0AA8">
        <w:rPr>
          <w:rFonts w:asciiTheme="majorHAnsi" w:hAnsiTheme="majorHAnsi"/>
        </w:rPr>
        <w:t xml:space="preserve">, che li invierà al database per effettuare la </w:t>
      </w:r>
      <w:r w:rsidR="00842E15">
        <w:rPr>
          <w:rFonts w:asciiTheme="majorHAnsi" w:hAnsiTheme="majorHAnsi"/>
        </w:rPr>
        <w:t>validazione</w:t>
      </w:r>
      <w:r w:rsidR="002B0AA8" w:rsidRPr="002B0AA8">
        <w:rPr>
          <w:rFonts w:asciiTheme="majorHAnsi" w:hAnsiTheme="majorHAnsi"/>
        </w:rPr>
        <w:t xml:space="preserve"> di tali dati</w:t>
      </w:r>
      <w:r>
        <w:rPr>
          <w:rFonts w:asciiTheme="majorHAnsi" w:hAnsiTheme="majorHAnsi"/>
        </w:rPr>
        <w:t>, p</w:t>
      </w:r>
      <w:r w:rsidR="00537D07">
        <w:rPr>
          <w:rFonts w:asciiTheme="majorHAnsi" w:hAnsiTheme="majorHAnsi"/>
        </w:rPr>
        <w:t>er poi permettere all’utente di entrare nella homepage del software.</w:t>
      </w:r>
    </w:p>
    <w:p w14:paraId="44C0D77A" w14:textId="77777777" w:rsidR="00537D07" w:rsidRPr="002B0AA8" w:rsidRDefault="00537D07" w:rsidP="002B0AA8">
      <w:pPr>
        <w:pStyle w:val="Standard"/>
        <w:rPr>
          <w:rFonts w:asciiTheme="majorHAnsi" w:hAnsiTheme="majorHAnsi"/>
          <w:lang w:eastAsia="zh-CN"/>
        </w:rPr>
      </w:pPr>
    </w:p>
    <w:p w14:paraId="5524D1A8" w14:textId="707355DC" w:rsidR="002B0AA8" w:rsidRPr="002B0AA8" w:rsidRDefault="00842E15" w:rsidP="002B0AA8">
      <w:pPr>
        <w:pStyle w:val="Standard"/>
        <w:rPr>
          <w:rFonts w:asciiTheme="majorHAnsi" w:hAnsiTheme="majorHAnsi"/>
        </w:rPr>
      </w:pPr>
      <w:r>
        <w:rPr>
          <w:rFonts w:asciiTheme="majorHAnsi" w:hAnsiTheme="majorHAnsi"/>
        </w:rPr>
        <w:t>Il</w:t>
      </w:r>
      <w:r w:rsidR="002B0AA8" w:rsidRPr="002B0AA8">
        <w:rPr>
          <w:rFonts w:asciiTheme="majorHAnsi" w:hAnsiTheme="majorHAnsi"/>
        </w:rPr>
        <w:t xml:space="preserve"> </w:t>
      </w:r>
      <w:proofErr w:type="spellStart"/>
      <w:r w:rsidR="002B0AA8" w:rsidRPr="002B0AA8">
        <w:rPr>
          <w:rFonts w:asciiTheme="majorHAnsi" w:hAnsiTheme="majorHAnsi"/>
          <w:b/>
          <w:bCs/>
        </w:rPr>
        <w:t>ControllerMappa</w:t>
      </w:r>
      <w:proofErr w:type="spellEnd"/>
      <w:r w:rsidR="002B0AA8" w:rsidRPr="002B0AA8">
        <w:rPr>
          <w:rFonts w:asciiTheme="majorHAnsi" w:hAnsiTheme="majorHAnsi"/>
        </w:rPr>
        <w:t xml:space="preserve"> </w:t>
      </w:r>
      <w:r>
        <w:rPr>
          <w:rFonts w:asciiTheme="majorHAnsi" w:hAnsiTheme="majorHAnsi"/>
        </w:rPr>
        <w:t>si occup</w:t>
      </w:r>
      <w:r w:rsidR="00537D07">
        <w:rPr>
          <w:rFonts w:asciiTheme="majorHAnsi" w:hAnsiTheme="majorHAnsi"/>
        </w:rPr>
        <w:t>erà</w:t>
      </w:r>
      <w:r>
        <w:rPr>
          <w:rFonts w:asciiTheme="majorHAnsi" w:hAnsiTheme="majorHAnsi"/>
        </w:rPr>
        <w:t xml:space="preserve"> tra l’altro di </w:t>
      </w:r>
      <w:r w:rsidR="007C588F">
        <w:rPr>
          <w:rFonts w:asciiTheme="majorHAnsi" w:hAnsiTheme="majorHAnsi"/>
        </w:rPr>
        <w:t xml:space="preserve">comunicare continuamente con </w:t>
      </w:r>
      <w:r w:rsidR="007C588F" w:rsidRPr="007C588F">
        <w:rPr>
          <w:rFonts w:asciiTheme="majorHAnsi" w:hAnsiTheme="majorHAnsi"/>
          <w:b/>
        </w:rPr>
        <w:t xml:space="preserve">Google My Maps </w:t>
      </w:r>
      <w:r w:rsidR="007C588F">
        <w:rPr>
          <w:rFonts w:asciiTheme="majorHAnsi" w:hAnsiTheme="majorHAnsi"/>
        </w:rPr>
        <w:t>per</w:t>
      </w:r>
      <w:r w:rsidR="00F93FEB">
        <w:rPr>
          <w:rFonts w:asciiTheme="majorHAnsi" w:hAnsiTheme="majorHAnsi"/>
        </w:rPr>
        <w:t xml:space="preserve"> tenere sempre a disposizione la visualizzazione della mappa</w:t>
      </w:r>
      <w:r w:rsidR="002B0AA8" w:rsidRPr="002B0AA8">
        <w:rPr>
          <w:rFonts w:asciiTheme="majorHAnsi" w:hAnsiTheme="majorHAnsi"/>
        </w:rPr>
        <w:t>.</w:t>
      </w:r>
    </w:p>
    <w:p w14:paraId="64579D48" w14:textId="77777777" w:rsidR="00D12F08" w:rsidRDefault="00D12F08" w:rsidP="00842E15">
      <w:pPr>
        <w:pStyle w:val="Standard"/>
      </w:pPr>
    </w:p>
    <w:p w14:paraId="6FAD4060" w14:textId="7ED2496C" w:rsidR="00842E15" w:rsidRPr="00842E15" w:rsidRDefault="00F93FEB" w:rsidP="00842E15">
      <w:pPr>
        <w:pStyle w:val="Standard"/>
        <w:rPr>
          <w:rFonts w:asciiTheme="majorHAnsi" w:hAnsiTheme="majorHAnsi"/>
        </w:rPr>
      </w:pPr>
      <w:r>
        <w:rPr>
          <w:rFonts w:asciiTheme="majorHAnsi" w:hAnsiTheme="majorHAnsi"/>
        </w:rPr>
        <w:t>L</w:t>
      </w:r>
      <w:r w:rsidR="00842E15" w:rsidRPr="00842E15">
        <w:rPr>
          <w:rFonts w:asciiTheme="majorHAnsi" w:hAnsiTheme="majorHAnsi"/>
        </w:rPr>
        <w:t>'</w:t>
      </w:r>
      <w:r w:rsidR="00842E15" w:rsidRPr="00537D07">
        <w:rPr>
          <w:rFonts w:asciiTheme="majorHAnsi" w:hAnsiTheme="majorHAnsi"/>
          <w:b/>
        </w:rPr>
        <w:t>amministratore</w:t>
      </w:r>
      <w:r w:rsidR="00842E15" w:rsidRPr="00842E15">
        <w:rPr>
          <w:rFonts w:asciiTheme="majorHAnsi" w:hAnsiTheme="majorHAnsi"/>
        </w:rPr>
        <w:t xml:space="preserve"> accede</w:t>
      </w:r>
      <w:r>
        <w:rPr>
          <w:rFonts w:asciiTheme="majorHAnsi" w:hAnsiTheme="majorHAnsi"/>
        </w:rPr>
        <w:t>rà</w:t>
      </w:r>
      <w:r w:rsidR="00842E15" w:rsidRPr="00842E15">
        <w:rPr>
          <w:rFonts w:asciiTheme="majorHAnsi" w:hAnsiTheme="majorHAnsi"/>
        </w:rPr>
        <w:t xml:space="preserve"> al sistema autenticandosi. Se risult</w:t>
      </w:r>
      <w:r w:rsidR="00537D07">
        <w:rPr>
          <w:rFonts w:asciiTheme="majorHAnsi" w:hAnsiTheme="majorHAnsi"/>
        </w:rPr>
        <w:t>erà</w:t>
      </w:r>
      <w:r w:rsidR="00842E15" w:rsidRPr="00842E15">
        <w:rPr>
          <w:rFonts w:asciiTheme="majorHAnsi" w:hAnsiTheme="majorHAnsi"/>
        </w:rPr>
        <w:t xml:space="preserve"> presente nel database potrà visualizzare i dati e aggiungere</w:t>
      </w:r>
      <w:r w:rsidR="00537D07">
        <w:rPr>
          <w:rFonts w:asciiTheme="majorHAnsi" w:hAnsiTheme="majorHAnsi"/>
        </w:rPr>
        <w:t xml:space="preserve"> e/o </w:t>
      </w:r>
      <w:r w:rsidR="00842E15" w:rsidRPr="00842E15">
        <w:rPr>
          <w:rFonts w:asciiTheme="majorHAnsi" w:hAnsiTheme="majorHAnsi"/>
        </w:rPr>
        <w:t>eliminare servizi, edifici, uffici, POI e professori, altrimenti gli verrà negato l'accesso al sistema.</w:t>
      </w:r>
    </w:p>
    <w:p w14:paraId="648BA121" w14:textId="77777777" w:rsidR="00842E15" w:rsidRPr="00842E15" w:rsidRDefault="00842E15" w:rsidP="00842E15">
      <w:pPr>
        <w:pStyle w:val="Standard"/>
        <w:rPr>
          <w:rFonts w:asciiTheme="majorHAnsi" w:hAnsiTheme="majorHAnsi"/>
        </w:rPr>
      </w:pPr>
    </w:p>
    <w:p w14:paraId="5BB14B60" w14:textId="77777777" w:rsidR="00842E15" w:rsidRPr="00842E15" w:rsidRDefault="00842E15" w:rsidP="00842E15">
      <w:pPr>
        <w:pStyle w:val="Standard"/>
        <w:rPr>
          <w:rFonts w:asciiTheme="majorHAnsi" w:hAnsiTheme="majorHAnsi"/>
        </w:rPr>
      </w:pPr>
    </w:p>
    <w:p w14:paraId="3BA57A4A" w14:textId="77777777" w:rsidR="00842E15" w:rsidRPr="00842E15" w:rsidRDefault="00842E15" w:rsidP="00842E15">
      <w:pPr>
        <w:pStyle w:val="Standard"/>
        <w:rPr>
          <w:rFonts w:asciiTheme="majorHAnsi" w:hAnsiTheme="majorHAnsi"/>
        </w:rPr>
      </w:pPr>
    </w:p>
    <w:p w14:paraId="1F7518DF" w14:textId="6A47EB64" w:rsidR="002B0AA8" w:rsidRPr="00842E15" w:rsidRDefault="002B0AA8" w:rsidP="002B0AA8">
      <w:pPr>
        <w:pStyle w:val="Standard"/>
        <w:rPr>
          <w:rFonts w:asciiTheme="majorHAnsi" w:hAnsiTheme="majorHAnsi"/>
        </w:rPr>
      </w:pPr>
    </w:p>
    <w:p w14:paraId="641E4700" w14:textId="7896A583" w:rsidR="002B0AA8" w:rsidRDefault="002B0AA8" w:rsidP="002B0AA8">
      <w:pPr>
        <w:pStyle w:val="Standard"/>
      </w:pPr>
    </w:p>
    <w:p w14:paraId="46587C9D" w14:textId="4BB16DC6" w:rsidR="002B0AA8" w:rsidRDefault="002B0AA8" w:rsidP="002B0AA8">
      <w:pPr>
        <w:pStyle w:val="Standard"/>
      </w:pPr>
    </w:p>
    <w:p w14:paraId="70CD1D7E" w14:textId="07F15F71" w:rsidR="002B0AA8" w:rsidRDefault="002B0AA8" w:rsidP="002B0AA8">
      <w:pPr>
        <w:pStyle w:val="Standard"/>
      </w:pPr>
    </w:p>
    <w:p w14:paraId="51E71E7C" w14:textId="2A8949E0" w:rsidR="002B0AA8" w:rsidRDefault="002B0AA8" w:rsidP="002B0AA8">
      <w:pPr>
        <w:pStyle w:val="Standard"/>
      </w:pPr>
    </w:p>
    <w:p w14:paraId="6FE3CD25" w14:textId="1141FC2E" w:rsidR="002B0AA8" w:rsidRDefault="002B0AA8" w:rsidP="002B0AA8">
      <w:pPr>
        <w:pStyle w:val="Standard"/>
      </w:pPr>
    </w:p>
    <w:p w14:paraId="2B742E61" w14:textId="23240586" w:rsidR="002B0AA8" w:rsidRDefault="002B0AA8" w:rsidP="002B0AA8">
      <w:pPr>
        <w:pStyle w:val="Standard"/>
      </w:pPr>
    </w:p>
    <w:p w14:paraId="37F4A7B1" w14:textId="3FD20C1D" w:rsidR="002B0AA8" w:rsidRDefault="002B0AA8" w:rsidP="002B0AA8">
      <w:pPr>
        <w:pStyle w:val="Standard"/>
      </w:pPr>
    </w:p>
    <w:p w14:paraId="78279411" w14:textId="216840B8" w:rsidR="002B0AA8" w:rsidRDefault="002B0AA8" w:rsidP="002B0AA8">
      <w:pPr>
        <w:pStyle w:val="Standard"/>
      </w:pPr>
    </w:p>
    <w:p w14:paraId="3787A617" w14:textId="69FB92A0" w:rsidR="002B0AA8" w:rsidRDefault="002B0AA8" w:rsidP="002B0AA8">
      <w:pPr>
        <w:pStyle w:val="Standard"/>
      </w:pPr>
    </w:p>
    <w:p w14:paraId="7334EEE5" w14:textId="50BDC12D" w:rsidR="002B0AA8" w:rsidRDefault="002B0AA8" w:rsidP="002B0AA8">
      <w:pPr>
        <w:pStyle w:val="Standard"/>
      </w:pPr>
    </w:p>
    <w:p w14:paraId="1AA8AA1A" w14:textId="53925740" w:rsidR="002B0AA8" w:rsidRDefault="002B0AA8" w:rsidP="002B0AA8">
      <w:pPr>
        <w:pStyle w:val="Standard"/>
      </w:pPr>
    </w:p>
    <w:p w14:paraId="302A07BF" w14:textId="5777E787" w:rsidR="002B0AA8" w:rsidRDefault="002B0AA8" w:rsidP="002B0AA8">
      <w:pPr>
        <w:pStyle w:val="Standard"/>
      </w:pPr>
    </w:p>
    <w:p w14:paraId="2DFA0846" w14:textId="6C1C4449" w:rsidR="002B0AA8" w:rsidRDefault="002B0AA8" w:rsidP="002B0AA8">
      <w:pPr>
        <w:pStyle w:val="Standard"/>
      </w:pPr>
    </w:p>
    <w:p w14:paraId="1374A314" w14:textId="7CA0E1CC" w:rsidR="002B0AA8" w:rsidRDefault="002B0AA8" w:rsidP="002B0AA8">
      <w:pPr>
        <w:pStyle w:val="Standard"/>
      </w:pPr>
    </w:p>
    <w:p w14:paraId="43033D67" w14:textId="6E5780A4" w:rsidR="002B0AA8" w:rsidRDefault="002B0AA8" w:rsidP="002B0AA8">
      <w:pPr>
        <w:pStyle w:val="Standard"/>
      </w:pPr>
    </w:p>
    <w:p w14:paraId="2DEF06D2" w14:textId="77777777" w:rsidR="002B0AA8" w:rsidRDefault="002B0AA8" w:rsidP="002B0AA8">
      <w:pPr>
        <w:pStyle w:val="Standard"/>
      </w:pPr>
    </w:p>
    <w:p w14:paraId="69504E47" w14:textId="77777777" w:rsidR="00C02FE7" w:rsidRDefault="00C02FE7" w:rsidP="00C02FE7">
      <w:pPr>
        <w:tabs>
          <w:tab w:val="left" w:pos="225"/>
          <w:tab w:val="left" w:pos="1050"/>
        </w:tabs>
      </w:pPr>
    </w:p>
    <w:p w14:paraId="28CA6114" w14:textId="186B595F" w:rsidR="00C02FE7" w:rsidRPr="00C02FE7" w:rsidRDefault="00C02FE7" w:rsidP="00C02FE7">
      <w:pPr>
        <w:tabs>
          <w:tab w:val="left" w:pos="225"/>
          <w:tab w:val="left" w:pos="1050"/>
        </w:tabs>
      </w:pPr>
      <w:r>
        <w:rPr>
          <w:noProof/>
        </w:rPr>
        <w:lastRenderedPageBreak/>
        <w:drawing>
          <wp:inline distT="0" distB="0" distL="0" distR="0" wp14:anchorId="47B6CE05" wp14:editId="1EB6E7DC">
            <wp:extent cx="4572000" cy="2795058"/>
            <wp:effectExtent l="0" t="0" r="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4.PNG"/>
                    <pic:cNvPicPr/>
                  </pic:nvPicPr>
                  <pic:blipFill>
                    <a:blip r:embed="rId15"/>
                    <a:stretch>
                      <a:fillRect/>
                    </a:stretch>
                  </pic:blipFill>
                  <pic:spPr>
                    <a:xfrm>
                      <a:off x="0" y="0"/>
                      <a:ext cx="4596501" cy="2810036"/>
                    </a:xfrm>
                    <a:prstGeom prst="rect">
                      <a:avLst/>
                    </a:prstGeom>
                  </pic:spPr>
                </pic:pic>
              </a:graphicData>
            </a:graphic>
          </wp:inline>
        </w:drawing>
      </w:r>
    </w:p>
    <w:p w14:paraId="2CAB5CC2" w14:textId="77777777" w:rsidR="00473EF7" w:rsidRDefault="00C02FE7" w:rsidP="00473EF7">
      <w:pPr>
        <w:pStyle w:val="Titolo"/>
        <w:pBdr>
          <w:bottom w:val="none" w:sz="0" w:space="0" w:color="auto"/>
        </w:pBdr>
      </w:pPr>
      <w:r>
        <w:rPr>
          <w:noProof/>
        </w:rPr>
        <w:drawing>
          <wp:inline distT="0" distB="0" distL="0" distR="0" wp14:anchorId="6C2215AF" wp14:editId="3E4B2958">
            <wp:extent cx="4619625" cy="2673394"/>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5.PNG"/>
                    <pic:cNvPicPr/>
                  </pic:nvPicPr>
                  <pic:blipFill>
                    <a:blip r:embed="rId16"/>
                    <a:stretch>
                      <a:fillRect/>
                    </a:stretch>
                  </pic:blipFill>
                  <pic:spPr>
                    <a:xfrm>
                      <a:off x="0" y="0"/>
                      <a:ext cx="4646890" cy="2689172"/>
                    </a:xfrm>
                    <a:prstGeom prst="rect">
                      <a:avLst/>
                    </a:prstGeom>
                  </pic:spPr>
                </pic:pic>
              </a:graphicData>
            </a:graphic>
          </wp:inline>
        </w:drawing>
      </w:r>
    </w:p>
    <w:p w14:paraId="0E57D71F" w14:textId="6C3D5F50" w:rsidR="00EC7A0C" w:rsidRPr="002D64A2" w:rsidRDefault="00473EF7" w:rsidP="00473EF7">
      <w:pPr>
        <w:pStyle w:val="Titolo"/>
        <w:pBdr>
          <w:bottom w:val="none" w:sz="0" w:space="0" w:color="auto"/>
        </w:pBdr>
        <w:rPr>
          <w:noProof/>
          <w:lang w:val="it-IT"/>
        </w:rPr>
      </w:pPr>
      <w:r>
        <w:rPr>
          <w:noProof/>
        </w:rPr>
        <w:drawing>
          <wp:inline distT="0" distB="0" distL="0" distR="0" wp14:anchorId="097E77BA" wp14:editId="1AAA8177">
            <wp:extent cx="4714875" cy="1135063"/>
            <wp:effectExtent l="0" t="0" r="0" b="82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6.PNG"/>
                    <pic:cNvPicPr/>
                  </pic:nvPicPr>
                  <pic:blipFill>
                    <a:blip r:embed="rId17"/>
                    <a:stretch>
                      <a:fillRect/>
                    </a:stretch>
                  </pic:blipFill>
                  <pic:spPr>
                    <a:xfrm>
                      <a:off x="0" y="0"/>
                      <a:ext cx="4762865" cy="1146616"/>
                    </a:xfrm>
                    <a:prstGeom prst="rect">
                      <a:avLst/>
                    </a:prstGeom>
                  </pic:spPr>
                </pic:pic>
              </a:graphicData>
            </a:graphic>
          </wp:inline>
        </w:drawing>
      </w:r>
      <w:r w:rsidR="000157E0" w:rsidRPr="00C02FE7">
        <w:br w:type="page"/>
      </w:r>
      <w:r w:rsidR="00905517" w:rsidRPr="002D64A2">
        <w:rPr>
          <w:noProof/>
          <w:lang w:val="it-IT"/>
        </w:rPr>
        <w:lastRenderedPageBreak/>
        <w:t>D</w:t>
      </w:r>
      <w:r w:rsidR="00EC7A0C" w:rsidRPr="002D64A2">
        <w:rPr>
          <w:noProof/>
          <w:lang w:val="it-IT"/>
        </w:rPr>
        <w:t xml:space="preserve">. </w:t>
      </w:r>
      <w:r w:rsidR="00905517" w:rsidRPr="002D64A2">
        <w:rPr>
          <w:noProof/>
          <w:lang w:val="it-IT"/>
        </w:rPr>
        <w:t xml:space="preserve">Dati e loro modellazione </w:t>
      </w:r>
      <w:r w:rsidR="00EC7A0C" w:rsidRPr="002D64A2">
        <w:rPr>
          <w:noProof/>
          <w:lang w:val="it-IT"/>
        </w:rPr>
        <w:t xml:space="preserve"> </w:t>
      </w:r>
    </w:p>
    <w:p w14:paraId="2D633027" w14:textId="19C00FE5" w:rsidR="00CE15D8" w:rsidRPr="00CE15D8" w:rsidRDefault="000112F1" w:rsidP="007D3CFB">
      <w:pPr>
        <w:pStyle w:val="Standard"/>
        <w:rPr>
          <w:rFonts w:ascii="Arial" w:hAnsi="Arial" w:cs="Times New Roman"/>
          <w:bCs/>
          <w:color w:val="66CCFF"/>
          <w:sz w:val="28"/>
          <w:szCs w:val="28"/>
        </w:rPr>
      </w:pPr>
      <w:del w:id="344" w:author="Mattia Masci" w:date="2019-12-17T15:56:00Z">
        <w:r w:rsidRPr="00CE15D8" w:rsidDel="001B175E">
          <w:rPr>
            <w:noProof/>
          </w:rPr>
          <w:drawing>
            <wp:anchor distT="0" distB="0" distL="114300" distR="114300" simplePos="0" relativeHeight="251673600" behindDoc="0" locked="0" layoutInCell="1" allowOverlap="1" wp14:anchorId="21E5E715" wp14:editId="782E872D">
              <wp:simplePos x="0" y="0"/>
              <wp:positionH relativeFrom="column">
                <wp:posOffset>-361315</wp:posOffset>
              </wp:positionH>
              <wp:positionV relativeFrom="margin">
                <wp:posOffset>1019810</wp:posOffset>
              </wp:positionV>
              <wp:extent cx="6120130" cy="3691255"/>
              <wp:effectExtent l="0" t="0" r="0" b="0"/>
              <wp:wrapSquare wrapText="bothSides"/>
              <wp:docPr id="6" name="immagini1" descr="Immagine che contiene mappa, testo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 descr="Immagine che contiene mappa, testoDescrizione generata automaticament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69125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7D3CFB" w:rsidRPr="00CE15D8">
        <w:rPr>
          <w:rFonts w:ascii="Arial" w:hAnsi="Arial" w:cs="Times New Roman"/>
          <w:bCs/>
          <w:color w:val="66CCFF"/>
          <w:sz w:val="28"/>
          <w:szCs w:val="28"/>
        </w:rPr>
        <w:t>D.1</w:t>
      </w:r>
      <w:r w:rsidR="007D3CFB" w:rsidRPr="00CE15D8">
        <w:rPr>
          <w:rFonts w:ascii="Arial" w:hAnsi="Arial" w:cs="Times New Roman"/>
          <w:bCs/>
          <w:color w:val="66CCFF"/>
          <w:sz w:val="28"/>
          <w:szCs w:val="28"/>
        </w:rPr>
        <w:tab/>
      </w:r>
      <w:r w:rsidR="00466217" w:rsidRPr="00CE15D8">
        <w:rPr>
          <w:rFonts w:ascii="Arial" w:hAnsi="Arial" w:cs="Times New Roman"/>
          <w:bCs/>
          <w:color w:val="66CCFF"/>
          <w:sz w:val="28"/>
          <w:szCs w:val="28"/>
        </w:rPr>
        <w:t>M</w:t>
      </w:r>
      <w:r w:rsidR="00CE15D8">
        <w:rPr>
          <w:rFonts w:ascii="Arial" w:hAnsi="Arial" w:cs="Times New Roman"/>
          <w:bCs/>
          <w:color w:val="66CCFF"/>
          <w:sz w:val="28"/>
          <w:szCs w:val="28"/>
        </w:rPr>
        <w:t>ODELLO</w:t>
      </w:r>
      <w:r w:rsidR="00466217" w:rsidRPr="00CE15D8">
        <w:rPr>
          <w:rFonts w:ascii="Arial" w:hAnsi="Arial" w:cs="Times New Roman"/>
          <w:bCs/>
          <w:color w:val="66CCFF"/>
          <w:sz w:val="28"/>
          <w:szCs w:val="28"/>
        </w:rPr>
        <w:t xml:space="preserve"> E-R</w:t>
      </w:r>
    </w:p>
    <w:p w14:paraId="0A60FE04" w14:textId="77777777" w:rsidR="00901C04" w:rsidRDefault="00901C04" w:rsidP="00901C04">
      <w:pPr>
        <w:pStyle w:val="Standard"/>
        <w:rPr>
          <w:rFonts w:ascii="Arial" w:hAnsi="Arial" w:cs="Times New Roman"/>
          <w:b/>
          <w:bCs/>
          <w:color w:val="66CCFF"/>
          <w:sz w:val="28"/>
          <w:szCs w:val="28"/>
        </w:rPr>
      </w:pPr>
    </w:p>
    <w:p w14:paraId="1BB8DFB3" w14:textId="6A8C4EB9" w:rsidR="00CE15D8" w:rsidRDefault="00F02796" w:rsidP="00901C04">
      <w:pPr>
        <w:pStyle w:val="Standard"/>
        <w:spacing w:after="200" w:line="276" w:lineRule="auto"/>
        <w:rPr>
          <w:rFonts w:ascii="Arial" w:hAnsi="Arial" w:cs="Times New Roman"/>
          <w:bCs/>
          <w:color w:val="66CCFF"/>
          <w:sz w:val="28"/>
          <w:szCs w:val="28"/>
          <w:shd w:val="clear" w:color="auto" w:fill="FFFFFF"/>
        </w:rPr>
      </w:pPr>
      <w:ins w:id="345" w:author="Mattia Masci" w:date="2019-12-21T10:24:00Z">
        <w:r>
          <w:rPr>
            <w:rFonts w:ascii="Arial" w:hAnsi="Arial" w:cs="Times New Roman"/>
            <w:bCs/>
            <w:noProof/>
            <w:color w:val="66CCFF"/>
            <w:sz w:val="28"/>
            <w:szCs w:val="28"/>
            <w:shd w:val="clear" w:color="auto" w:fill="FFFFFF"/>
          </w:rPr>
          <w:drawing>
            <wp:inline distT="0" distB="0" distL="0" distR="0" wp14:anchorId="23B4FEB4" wp14:editId="3CD1B396">
              <wp:extent cx="5486400" cy="347472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loER.PNG"/>
                      <pic:cNvPicPr/>
                    </pic:nvPicPr>
                    <pic:blipFill>
                      <a:blip r:embed="rId19"/>
                      <a:stretch>
                        <a:fillRect/>
                      </a:stretch>
                    </pic:blipFill>
                    <pic:spPr>
                      <a:xfrm>
                        <a:off x="0" y="0"/>
                        <a:ext cx="5486400" cy="3474720"/>
                      </a:xfrm>
                      <a:prstGeom prst="rect">
                        <a:avLst/>
                      </a:prstGeom>
                    </pic:spPr>
                  </pic:pic>
                </a:graphicData>
              </a:graphic>
            </wp:inline>
          </w:drawing>
        </w:r>
      </w:ins>
    </w:p>
    <w:p w14:paraId="45FD9002" w14:textId="261C0357" w:rsidR="00901C04" w:rsidRPr="00CE15D8" w:rsidRDefault="007D3CFB" w:rsidP="00901C04">
      <w:pPr>
        <w:pStyle w:val="Standard"/>
        <w:spacing w:after="200" w:line="276" w:lineRule="auto"/>
        <w:rPr>
          <w:rFonts w:ascii="Arial" w:hAnsi="Arial" w:cs="Times New Roman"/>
          <w:bCs/>
          <w:color w:val="66CCFF"/>
          <w:sz w:val="28"/>
          <w:szCs w:val="28"/>
          <w:shd w:val="clear" w:color="auto" w:fill="FFFFFF"/>
        </w:rPr>
      </w:pPr>
      <w:r w:rsidRPr="00CE15D8">
        <w:rPr>
          <w:rFonts w:ascii="Arial" w:hAnsi="Arial" w:cs="Times New Roman"/>
          <w:bCs/>
          <w:color w:val="66CCFF"/>
          <w:sz w:val="28"/>
          <w:szCs w:val="28"/>
          <w:shd w:val="clear" w:color="auto" w:fill="FFFFFF"/>
        </w:rPr>
        <w:t>D.2</w:t>
      </w:r>
      <w:r w:rsidRPr="00CE15D8">
        <w:rPr>
          <w:rFonts w:ascii="Arial" w:hAnsi="Arial" w:cs="Times New Roman"/>
          <w:bCs/>
          <w:color w:val="66CCFF"/>
          <w:sz w:val="28"/>
          <w:szCs w:val="28"/>
          <w:shd w:val="clear" w:color="auto" w:fill="FFFFFF"/>
        </w:rPr>
        <w:tab/>
      </w:r>
      <w:r w:rsidR="00901C04" w:rsidRPr="00CE15D8">
        <w:rPr>
          <w:rFonts w:ascii="Arial" w:hAnsi="Arial" w:cs="Times New Roman"/>
          <w:bCs/>
          <w:color w:val="66CCFF"/>
          <w:sz w:val="28"/>
          <w:szCs w:val="28"/>
          <w:shd w:val="clear" w:color="auto" w:fill="FFFFFF"/>
        </w:rPr>
        <w:t>T</w:t>
      </w:r>
      <w:r w:rsidR="00CE15D8">
        <w:rPr>
          <w:rFonts w:ascii="Arial" w:hAnsi="Arial" w:cs="Times New Roman"/>
          <w:bCs/>
          <w:color w:val="66CCFF"/>
          <w:sz w:val="28"/>
          <w:szCs w:val="28"/>
          <w:shd w:val="clear" w:color="auto" w:fill="FFFFFF"/>
        </w:rPr>
        <w:t>ABELLE</w:t>
      </w:r>
    </w:p>
    <w:p w14:paraId="2B8A6B2E" w14:textId="26BE3B61" w:rsidR="00901C04" w:rsidRPr="00C53093" w:rsidRDefault="00901C04"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 xml:space="preserve">-Nella tabella </w:t>
      </w:r>
      <w:del w:id="346" w:author="Mattia Masci" w:date="2019-12-19T12:15:00Z">
        <w:r w:rsidRPr="00C53093" w:rsidDel="00AF32A0">
          <w:rPr>
            <w:rFonts w:asciiTheme="majorHAnsi" w:hAnsiTheme="majorHAnsi" w:cs="Times New Roman"/>
            <w:iCs/>
            <w:color w:val="000000"/>
            <w:shd w:val="clear" w:color="auto" w:fill="FFFFFF"/>
          </w:rPr>
          <w:delText xml:space="preserve">'Studente' </w:delText>
        </w:r>
      </w:del>
      <w:ins w:id="347" w:author="Mattia Masci" w:date="2019-12-19T12:15:00Z">
        <w:r w:rsidR="00AF32A0" w:rsidRPr="00C53093">
          <w:rPr>
            <w:rFonts w:asciiTheme="majorHAnsi" w:hAnsiTheme="majorHAnsi" w:cs="Times New Roman"/>
            <w:iCs/>
            <w:color w:val="000000"/>
            <w:shd w:val="clear" w:color="auto" w:fill="FFFFFF"/>
          </w:rPr>
          <w:t>'</w:t>
        </w:r>
        <w:r w:rsidR="00AF32A0">
          <w:rPr>
            <w:rFonts w:asciiTheme="majorHAnsi" w:hAnsiTheme="majorHAnsi" w:cs="Times New Roman"/>
            <w:iCs/>
            <w:color w:val="000000"/>
            <w:shd w:val="clear" w:color="auto" w:fill="FFFFFF"/>
          </w:rPr>
          <w:t>Utente</w:t>
        </w:r>
        <w:r w:rsidR="00AF32A0" w:rsidRPr="00C53093">
          <w:rPr>
            <w:rFonts w:asciiTheme="majorHAnsi" w:hAnsiTheme="majorHAnsi" w:cs="Times New Roman"/>
            <w:iCs/>
            <w:color w:val="000000"/>
            <w:shd w:val="clear" w:color="auto" w:fill="FFFFFF"/>
          </w:rPr>
          <w:t xml:space="preserve">' </w:t>
        </w:r>
      </w:ins>
      <w:r w:rsidRPr="00C53093">
        <w:rPr>
          <w:rFonts w:asciiTheme="majorHAnsi" w:hAnsiTheme="majorHAnsi" w:cs="Times New Roman"/>
          <w:iCs/>
          <w:color w:val="000000"/>
          <w:shd w:val="clear" w:color="auto" w:fill="FFFFFF"/>
        </w:rPr>
        <w:t>saranno memorizzati tutti gli utenti registrati immettendo Nome, Cognome, Codice fiscale</w:t>
      </w:r>
      <w:ins w:id="348" w:author="Mattia Masci" w:date="2019-12-13T11:56:00Z">
        <w:r w:rsidR="007A54CF">
          <w:rPr>
            <w:rFonts w:asciiTheme="majorHAnsi" w:hAnsiTheme="majorHAnsi" w:cs="Times New Roman"/>
            <w:iCs/>
            <w:color w:val="000000"/>
            <w:shd w:val="clear" w:color="auto" w:fill="FFFFFF"/>
          </w:rPr>
          <w:t>,</w:t>
        </w:r>
        <w:r w:rsidR="00EE631D">
          <w:rPr>
            <w:rFonts w:asciiTheme="majorHAnsi" w:hAnsiTheme="majorHAnsi" w:cs="Times New Roman"/>
            <w:iCs/>
            <w:color w:val="000000"/>
            <w:shd w:val="clear" w:color="auto" w:fill="FFFFFF"/>
          </w:rPr>
          <w:t xml:space="preserve"> User</w:t>
        </w:r>
      </w:ins>
      <w:ins w:id="349" w:author="Mattia Masci" w:date="2019-12-13T11:57:00Z">
        <w:r w:rsidR="00EE631D">
          <w:rPr>
            <w:rFonts w:asciiTheme="majorHAnsi" w:hAnsiTheme="majorHAnsi" w:cs="Times New Roman"/>
            <w:iCs/>
            <w:color w:val="000000"/>
            <w:shd w:val="clear" w:color="auto" w:fill="FFFFFF"/>
          </w:rPr>
          <w:t>name, Password, e-mail</w:t>
        </w:r>
      </w:ins>
      <w:r w:rsidRPr="00C53093">
        <w:rPr>
          <w:rFonts w:asciiTheme="majorHAnsi" w:hAnsiTheme="majorHAnsi" w:cs="Times New Roman"/>
          <w:iCs/>
          <w:color w:val="000000"/>
          <w:shd w:val="clear" w:color="auto" w:fill="FFFFFF"/>
        </w:rPr>
        <w:t xml:space="preserve"> e </w:t>
      </w:r>
      <w:proofErr w:type="spellStart"/>
      <w:r w:rsidRPr="00C53093">
        <w:rPr>
          <w:rFonts w:asciiTheme="majorHAnsi" w:hAnsiTheme="majorHAnsi" w:cs="Times New Roman"/>
          <w:iCs/>
          <w:color w:val="000000"/>
          <w:shd w:val="clear" w:color="auto" w:fill="FFFFFF"/>
        </w:rPr>
        <w:t>CdL</w:t>
      </w:r>
      <w:proofErr w:type="spellEnd"/>
      <w:r w:rsidRPr="00C53093">
        <w:rPr>
          <w:rFonts w:asciiTheme="majorHAnsi" w:hAnsiTheme="majorHAnsi" w:cs="Times New Roman"/>
          <w:iCs/>
          <w:color w:val="000000"/>
          <w:shd w:val="clear" w:color="auto" w:fill="FFFFFF"/>
        </w:rPr>
        <w:t>.</w:t>
      </w:r>
      <w:ins w:id="350" w:author="Mattia Masci" w:date="2019-12-19T12:12:00Z">
        <w:r w:rsidR="0013609E">
          <w:rPr>
            <w:rFonts w:asciiTheme="majorHAnsi" w:hAnsiTheme="majorHAnsi" w:cs="Times New Roman"/>
            <w:iCs/>
            <w:color w:val="000000"/>
            <w:shd w:val="clear" w:color="auto" w:fill="FFFFFF"/>
          </w:rPr>
          <w:t xml:space="preserve"> </w:t>
        </w:r>
        <w:proofErr w:type="gramStart"/>
        <w:r w:rsidR="0013609E">
          <w:rPr>
            <w:rFonts w:asciiTheme="majorHAnsi" w:hAnsiTheme="majorHAnsi" w:cs="Times New Roman"/>
            <w:iCs/>
            <w:color w:val="000000"/>
            <w:shd w:val="clear" w:color="auto" w:fill="FFFFFF"/>
          </w:rPr>
          <w:t>Inoltre</w:t>
        </w:r>
        <w:proofErr w:type="gramEnd"/>
        <w:r w:rsidR="0013609E">
          <w:rPr>
            <w:rFonts w:asciiTheme="majorHAnsi" w:hAnsiTheme="majorHAnsi" w:cs="Times New Roman"/>
            <w:iCs/>
            <w:color w:val="000000"/>
            <w:shd w:val="clear" w:color="auto" w:fill="FFFFFF"/>
          </w:rPr>
          <w:t xml:space="preserve"> ci sarà un campo specifico</w:t>
        </w:r>
      </w:ins>
      <w:ins w:id="351" w:author="Mattia Masci" w:date="2019-12-19T12:13:00Z">
        <w:r w:rsidR="00E27C5F">
          <w:rPr>
            <w:rFonts w:asciiTheme="majorHAnsi" w:hAnsiTheme="majorHAnsi" w:cs="Times New Roman"/>
            <w:iCs/>
            <w:color w:val="000000"/>
            <w:shd w:val="clear" w:color="auto" w:fill="FFFFFF"/>
          </w:rPr>
          <w:t xml:space="preserve"> che sarà </w:t>
        </w:r>
        <w:proofErr w:type="spellStart"/>
        <w:r w:rsidR="00E27C5F">
          <w:rPr>
            <w:rFonts w:asciiTheme="majorHAnsi" w:hAnsiTheme="majorHAnsi" w:cs="Times New Roman"/>
            <w:iCs/>
            <w:color w:val="000000"/>
            <w:shd w:val="clear" w:color="auto" w:fill="FFFFFF"/>
          </w:rPr>
          <w:t>not</w:t>
        </w:r>
        <w:proofErr w:type="spellEnd"/>
        <w:r w:rsidR="00E27C5F">
          <w:rPr>
            <w:rFonts w:asciiTheme="majorHAnsi" w:hAnsiTheme="majorHAnsi" w:cs="Times New Roman"/>
            <w:iCs/>
            <w:color w:val="000000"/>
            <w:shd w:val="clear" w:color="auto" w:fill="FFFFFF"/>
          </w:rPr>
          <w:t xml:space="preserve"> </w:t>
        </w:r>
        <w:proofErr w:type="spellStart"/>
        <w:r w:rsidR="00E27C5F">
          <w:rPr>
            <w:rFonts w:asciiTheme="majorHAnsi" w:hAnsiTheme="majorHAnsi" w:cs="Times New Roman"/>
            <w:iCs/>
            <w:color w:val="000000"/>
            <w:shd w:val="clear" w:color="auto" w:fill="FFFFFF"/>
          </w:rPr>
          <w:t>null</w:t>
        </w:r>
        <w:proofErr w:type="spellEnd"/>
        <w:r w:rsidR="00E27C5F">
          <w:rPr>
            <w:rFonts w:asciiTheme="majorHAnsi" w:hAnsiTheme="majorHAnsi" w:cs="Times New Roman"/>
            <w:iCs/>
            <w:color w:val="000000"/>
            <w:shd w:val="clear" w:color="auto" w:fill="FFFFFF"/>
          </w:rPr>
          <w:t xml:space="preserve"> solo in caso </w:t>
        </w:r>
      </w:ins>
      <w:ins w:id="352" w:author="Mattia Masci" w:date="2019-12-19T12:14:00Z">
        <w:r w:rsidR="00E27C5F">
          <w:rPr>
            <w:rFonts w:asciiTheme="majorHAnsi" w:hAnsiTheme="majorHAnsi" w:cs="Times New Roman"/>
            <w:iCs/>
            <w:color w:val="000000"/>
            <w:shd w:val="clear" w:color="auto" w:fill="FFFFFF"/>
          </w:rPr>
          <w:t>l’utente sia un Admin</w:t>
        </w:r>
        <w:r w:rsidR="00A42511">
          <w:rPr>
            <w:rFonts w:asciiTheme="majorHAnsi" w:hAnsiTheme="majorHAnsi" w:cs="Times New Roman"/>
            <w:iCs/>
            <w:color w:val="000000"/>
            <w:shd w:val="clear" w:color="auto" w:fill="FFFFFF"/>
          </w:rPr>
          <w:t>,</w:t>
        </w:r>
      </w:ins>
      <w:ins w:id="353" w:author="Mattia Masci" w:date="2019-12-19T12:12:00Z">
        <w:r w:rsidR="0013609E">
          <w:rPr>
            <w:rFonts w:asciiTheme="majorHAnsi" w:hAnsiTheme="majorHAnsi" w:cs="Times New Roman"/>
            <w:iCs/>
            <w:color w:val="000000"/>
            <w:shd w:val="clear" w:color="auto" w:fill="FFFFFF"/>
          </w:rPr>
          <w:t xml:space="preserve"> </w:t>
        </w:r>
      </w:ins>
      <w:ins w:id="354" w:author="Mattia Masci" w:date="2019-12-19T12:14:00Z">
        <w:r w:rsidR="00A42511">
          <w:rPr>
            <w:rFonts w:asciiTheme="majorHAnsi" w:hAnsiTheme="majorHAnsi" w:cs="Times New Roman"/>
            <w:iCs/>
            <w:color w:val="000000"/>
            <w:shd w:val="clear" w:color="auto" w:fill="FFFFFF"/>
          </w:rPr>
          <w:t xml:space="preserve">qui sarà </w:t>
        </w:r>
      </w:ins>
      <w:proofErr w:type="spellStart"/>
      <w:ins w:id="355" w:author="Mattia Masci" w:date="2019-12-19T12:13:00Z">
        <w:r w:rsidR="00C76E64">
          <w:rPr>
            <w:rFonts w:asciiTheme="majorHAnsi" w:hAnsiTheme="majorHAnsi" w:cs="Times New Roman"/>
            <w:iCs/>
            <w:color w:val="000000"/>
            <w:shd w:val="clear" w:color="auto" w:fill="FFFFFF"/>
          </w:rPr>
          <w:t>registato</w:t>
        </w:r>
        <w:proofErr w:type="spellEnd"/>
        <w:r w:rsidR="00C76E64">
          <w:rPr>
            <w:rFonts w:asciiTheme="majorHAnsi" w:hAnsiTheme="majorHAnsi" w:cs="Times New Roman"/>
            <w:iCs/>
            <w:color w:val="000000"/>
            <w:shd w:val="clear" w:color="auto" w:fill="FFFFFF"/>
          </w:rPr>
          <w:t xml:space="preserve"> un codice che utilizzerà </w:t>
        </w:r>
      </w:ins>
      <w:ins w:id="356" w:author="Mattia Masci" w:date="2019-12-19T12:14:00Z">
        <w:r w:rsidR="00190946">
          <w:rPr>
            <w:rFonts w:asciiTheme="majorHAnsi" w:hAnsiTheme="majorHAnsi" w:cs="Times New Roman"/>
            <w:iCs/>
            <w:color w:val="000000"/>
            <w:shd w:val="clear" w:color="auto" w:fill="FFFFFF"/>
          </w:rPr>
          <w:t xml:space="preserve">per </w:t>
        </w:r>
      </w:ins>
      <w:ins w:id="357" w:author="Mattia Masci" w:date="2019-12-19T12:15:00Z">
        <w:r w:rsidR="00190946">
          <w:rPr>
            <w:rFonts w:asciiTheme="majorHAnsi" w:hAnsiTheme="majorHAnsi" w:cs="Times New Roman"/>
            <w:iCs/>
            <w:color w:val="000000"/>
            <w:shd w:val="clear" w:color="auto" w:fill="FFFFFF"/>
          </w:rPr>
          <w:t>effettuare il login.</w:t>
        </w:r>
      </w:ins>
    </w:p>
    <w:p w14:paraId="783E7E01" w14:textId="1BDC8B06" w:rsidR="00901C04" w:rsidRPr="00C53093" w:rsidRDefault="00901C04"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-La tabella '</w:t>
      </w:r>
      <w:proofErr w:type="spellStart"/>
      <w:r w:rsidRPr="00C53093">
        <w:rPr>
          <w:rFonts w:asciiTheme="majorHAnsi" w:hAnsiTheme="majorHAnsi" w:cs="Times New Roman"/>
          <w:iCs/>
          <w:color w:val="000000"/>
          <w:shd w:val="clear" w:color="auto" w:fill="FFFFFF"/>
        </w:rPr>
        <w:t>CdL</w:t>
      </w:r>
      <w:proofErr w:type="spellEnd"/>
      <w:r w:rsidRPr="00C53093">
        <w:rPr>
          <w:rFonts w:asciiTheme="majorHAnsi" w:hAnsiTheme="majorHAnsi" w:cs="Times New Roman"/>
          <w:iCs/>
          <w:color w:val="000000"/>
          <w:shd w:val="clear" w:color="auto" w:fill="FFFFFF"/>
        </w:rPr>
        <w:t>' conterrà tutti i corsi di laurea che si svolgono nei 'Dipartimenti' di tutte le 'Università'</w:t>
      </w:r>
      <w:ins w:id="358" w:author="Mattia Masci" w:date="2019-12-21T12:29:00Z">
        <w:r w:rsidR="002C13DB">
          <w:rPr>
            <w:rFonts w:asciiTheme="majorHAnsi" w:hAnsiTheme="majorHAnsi" w:cs="Times New Roman"/>
            <w:iCs/>
            <w:color w:val="000000"/>
            <w:shd w:val="clear" w:color="auto" w:fill="FFFFFF"/>
          </w:rPr>
          <w:t>.</w:t>
        </w:r>
      </w:ins>
      <w:del w:id="359" w:author="Mattia Masci" w:date="2019-12-21T09:51:00Z">
        <w:r w:rsidRPr="00C53093" w:rsidDel="003615B5">
          <w:rPr>
            <w:rFonts w:asciiTheme="majorHAnsi" w:hAnsiTheme="majorHAnsi" w:cs="Times New Roman"/>
            <w:iCs/>
            <w:color w:val="000000"/>
            <w:shd w:val="clear" w:color="auto" w:fill="FFFFFF"/>
          </w:rPr>
          <w:delText>.</w:delText>
        </w:r>
      </w:del>
    </w:p>
    <w:p w14:paraId="1074D258" w14:textId="77777777" w:rsidR="00901C04" w:rsidRPr="00C53093" w:rsidRDefault="00901C04"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-La tabella 'Riferisce' ci serve a tenere traccia dei '</w:t>
      </w:r>
      <w:proofErr w:type="spellStart"/>
      <w:r w:rsidRPr="00C53093">
        <w:rPr>
          <w:rFonts w:asciiTheme="majorHAnsi" w:hAnsiTheme="majorHAnsi" w:cs="Times New Roman"/>
          <w:iCs/>
          <w:color w:val="000000"/>
          <w:shd w:val="clear" w:color="auto" w:fill="FFFFFF"/>
        </w:rPr>
        <w:t>CdL</w:t>
      </w:r>
      <w:proofErr w:type="spellEnd"/>
      <w:r w:rsidRPr="00C53093">
        <w:rPr>
          <w:rFonts w:asciiTheme="majorHAnsi" w:hAnsiTheme="majorHAnsi" w:cs="Times New Roman"/>
          <w:iCs/>
          <w:color w:val="000000"/>
          <w:shd w:val="clear" w:color="auto" w:fill="FFFFFF"/>
        </w:rPr>
        <w:t>' che posso essere frequentati all'interno di ogni 'Edificio'.</w:t>
      </w:r>
    </w:p>
    <w:p w14:paraId="6CB635AF" w14:textId="08EBFFEC" w:rsidR="00901C04" w:rsidRDefault="00901C04" w:rsidP="00901C04">
      <w:pPr>
        <w:pStyle w:val="Standard"/>
        <w:spacing w:after="200" w:line="276" w:lineRule="auto"/>
        <w:rPr>
          <w:ins w:id="360" w:author="Mattia Masci" w:date="2019-12-17T15:42:00Z"/>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-La tabella 'POI' sarà quella con più istanze e starà a elencare tutti i possibili punti di interesse, la colleghiamo ai servizi così da poter dividere i POI per categorie.</w:t>
      </w:r>
    </w:p>
    <w:p w14:paraId="60C5B256" w14:textId="4FC89C6C" w:rsidR="00E95440" w:rsidRPr="00C53093" w:rsidRDefault="00E95440" w:rsidP="00901C04">
      <w:pPr>
        <w:pStyle w:val="Standard"/>
        <w:spacing w:after="200" w:line="276" w:lineRule="auto"/>
        <w:rPr>
          <w:rFonts w:asciiTheme="majorHAnsi" w:hAnsiTheme="majorHAnsi" w:cs="Times New Roman"/>
          <w:iCs/>
          <w:color w:val="000000"/>
          <w:shd w:val="clear" w:color="auto" w:fill="FFFFFF"/>
        </w:rPr>
      </w:pPr>
      <w:ins w:id="361" w:author="Mattia Masci" w:date="2019-12-17T15:42:00Z">
        <w:r>
          <w:rPr>
            <w:rFonts w:asciiTheme="majorHAnsi" w:hAnsiTheme="majorHAnsi" w:cs="Times New Roman"/>
            <w:iCs/>
            <w:color w:val="000000"/>
            <w:shd w:val="clear" w:color="auto" w:fill="FFFFFF"/>
          </w:rPr>
          <w:t xml:space="preserve">-Nella tabella ‘Servizi’ sarà presente un campo </w:t>
        </w:r>
        <w:proofErr w:type="spellStart"/>
        <w:r>
          <w:rPr>
            <w:rFonts w:asciiTheme="majorHAnsi" w:hAnsiTheme="majorHAnsi" w:cs="Times New Roman"/>
            <w:iCs/>
            <w:color w:val="000000"/>
            <w:shd w:val="clear" w:color="auto" w:fill="FFFFFF"/>
          </w:rPr>
          <w:t>Boolean</w:t>
        </w:r>
        <w:proofErr w:type="spellEnd"/>
        <w:r>
          <w:rPr>
            <w:rFonts w:asciiTheme="majorHAnsi" w:hAnsiTheme="majorHAnsi" w:cs="Times New Roman"/>
            <w:iCs/>
            <w:color w:val="000000"/>
            <w:shd w:val="clear" w:color="auto" w:fill="FFFFFF"/>
          </w:rPr>
          <w:t xml:space="preserve"> per distin</w:t>
        </w:r>
      </w:ins>
      <w:ins w:id="362" w:author="Mattia Masci" w:date="2019-12-17T15:43:00Z">
        <w:r>
          <w:rPr>
            <w:rFonts w:asciiTheme="majorHAnsi" w:hAnsiTheme="majorHAnsi" w:cs="Times New Roman"/>
            <w:iCs/>
            <w:color w:val="000000"/>
            <w:shd w:val="clear" w:color="auto" w:fill="FFFFFF"/>
          </w:rPr>
          <w:t xml:space="preserve">guerli in </w:t>
        </w:r>
        <w:r>
          <w:rPr>
            <w:rFonts w:asciiTheme="majorHAnsi" w:hAnsiTheme="majorHAnsi" w:cs="Times New Roman"/>
            <w:iCs/>
            <w:color w:val="000000"/>
            <w:shd w:val="clear" w:color="auto" w:fill="FFFFFF"/>
          </w:rPr>
          <w:lastRenderedPageBreak/>
          <w:t>importanti e non.</w:t>
        </w:r>
      </w:ins>
    </w:p>
    <w:p w14:paraId="253671DD" w14:textId="5E25AEC7" w:rsidR="00901C04" w:rsidRPr="00C53093" w:rsidDel="00E95440" w:rsidRDefault="00901C04" w:rsidP="00901C04">
      <w:pPr>
        <w:pStyle w:val="Standard"/>
        <w:rPr>
          <w:del w:id="363" w:author="Mattia Masci" w:date="2019-12-17T15:43:00Z"/>
          <w:rFonts w:asciiTheme="majorHAnsi" w:hAnsiTheme="majorHAnsi"/>
        </w:rPr>
      </w:pPr>
      <w:r w:rsidRPr="00C53093">
        <w:rPr>
          <w:rFonts w:asciiTheme="majorHAnsi" w:hAnsiTheme="majorHAnsi" w:cs="Times New Roman"/>
          <w:iCs/>
          <w:color w:val="000000"/>
          <w:shd w:val="clear" w:color="auto" w:fill="FFFFFF"/>
        </w:rPr>
        <w:t>-La tabella 'Collegato' ci aiuterà a rintracciare quali POI sono appunto</w:t>
      </w:r>
      <w:ins w:id="364" w:author="Mattia Masci" w:date="2019-12-17T15:43:00Z">
        <w:r w:rsidR="00E95440">
          <w:rPr>
            <w:rFonts w:asciiTheme="majorHAnsi" w:hAnsiTheme="majorHAnsi"/>
            <w:sz w:val="28"/>
            <w:szCs w:val="28"/>
          </w:rPr>
          <w:t xml:space="preserve"> </w:t>
        </w:r>
      </w:ins>
    </w:p>
    <w:p w14:paraId="34BAE55B" w14:textId="66AEF66F" w:rsidR="00901C04" w:rsidDel="00E95440" w:rsidRDefault="005B12E3" w:rsidP="00E95440">
      <w:pPr>
        <w:pStyle w:val="Standard"/>
        <w:rPr>
          <w:del w:id="365" w:author="Mattia Masci" w:date="2019-12-17T15:44:00Z"/>
          <w:rFonts w:asciiTheme="majorHAnsi" w:hAnsiTheme="majorHAnsi" w:cs="Times New Roman"/>
          <w:iCs/>
          <w:color w:val="000000"/>
          <w:shd w:val="clear" w:color="auto" w:fill="FFFFFF"/>
        </w:rPr>
      </w:pPr>
      <w:del w:id="366" w:author="Mattia Masci" w:date="2019-12-17T15:43:00Z">
        <w:r w:rsidRPr="00C53093" w:rsidDel="00E95440">
          <w:rPr>
            <w:rFonts w:asciiTheme="majorHAnsi" w:hAnsiTheme="majorHAnsi"/>
            <w:sz w:val="28"/>
            <w:szCs w:val="28"/>
          </w:rPr>
          <w:br w:type="page"/>
        </w:r>
      </w:del>
      <w:r w:rsidR="00901C04" w:rsidRPr="00CE15D8">
        <w:rPr>
          <w:rFonts w:asciiTheme="majorHAnsi" w:hAnsiTheme="majorHAnsi" w:cs="Times New Roman"/>
          <w:iCs/>
          <w:color w:val="000000"/>
          <w:shd w:val="clear" w:color="auto" w:fill="FFFFFF"/>
        </w:rPr>
        <w:t>collegati, per vicinanza o attinenza, ai vari '</w:t>
      </w:r>
      <w:proofErr w:type="spellStart"/>
      <w:r w:rsidR="00901C04" w:rsidRPr="00CE15D8">
        <w:rPr>
          <w:rFonts w:asciiTheme="majorHAnsi" w:hAnsiTheme="majorHAnsi" w:cs="Times New Roman"/>
          <w:iCs/>
          <w:color w:val="000000"/>
          <w:shd w:val="clear" w:color="auto" w:fill="FFFFFF"/>
        </w:rPr>
        <w:t>CdL</w:t>
      </w:r>
      <w:proofErr w:type="spellEnd"/>
      <w:r w:rsidR="00901C04" w:rsidRPr="00CE15D8">
        <w:rPr>
          <w:rFonts w:asciiTheme="majorHAnsi" w:hAnsiTheme="majorHAnsi" w:cs="Times New Roman"/>
          <w:iCs/>
          <w:color w:val="000000"/>
          <w:shd w:val="clear" w:color="auto" w:fill="FFFFFF"/>
        </w:rPr>
        <w:t>'.</w:t>
      </w:r>
    </w:p>
    <w:p w14:paraId="613100F9" w14:textId="2FFF4BF1" w:rsidR="00E95440" w:rsidRDefault="00E95440" w:rsidP="00E95440">
      <w:pPr>
        <w:pStyle w:val="Standard"/>
        <w:rPr>
          <w:ins w:id="367" w:author="Mattia Masci" w:date="2019-12-17T15:44:00Z"/>
          <w:rFonts w:asciiTheme="majorHAnsi" w:hAnsiTheme="majorHAnsi" w:cs="Times New Roman"/>
          <w:iCs/>
          <w:color w:val="000000"/>
          <w:shd w:val="clear" w:color="auto" w:fill="FFFFFF"/>
        </w:rPr>
      </w:pPr>
    </w:p>
    <w:p w14:paraId="70111D36" w14:textId="77777777" w:rsidR="00E95440" w:rsidRPr="00CE15D8" w:rsidRDefault="00E95440">
      <w:pPr>
        <w:pStyle w:val="Standard"/>
        <w:rPr>
          <w:ins w:id="368" w:author="Mattia Masci" w:date="2019-12-17T15:44:00Z"/>
          <w:rFonts w:asciiTheme="majorHAnsi" w:hAnsiTheme="majorHAnsi" w:cs="Times New Roman"/>
          <w:iCs/>
          <w:color w:val="000000"/>
          <w:shd w:val="clear" w:color="auto" w:fill="FFFFFF"/>
        </w:rPr>
        <w:pPrChange w:id="369" w:author="Mattia Masci" w:date="2019-12-17T15:43:00Z">
          <w:pPr>
            <w:pStyle w:val="Standard"/>
            <w:spacing w:after="200" w:line="276" w:lineRule="auto"/>
          </w:pPr>
        </w:pPrChange>
      </w:pPr>
    </w:p>
    <w:p w14:paraId="00FDA523" w14:textId="61728153" w:rsidR="00901C04" w:rsidDel="00E95440" w:rsidRDefault="00901C04" w:rsidP="00E95440">
      <w:pPr>
        <w:pStyle w:val="Standard"/>
        <w:rPr>
          <w:del w:id="370" w:author="Mattia Masci" w:date="2019-12-17T15:44:00Z"/>
          <w:rFonts w:asciiTheme="majorHAnsi" w:hAnsiTheme="majorHAnsi" w:cs="Times New Roman"/>
          <w:iCs/>
          <w:color w:val="000000"/>
          <w:shd w:val="clear" w:color="auto" w:fill="FFFFFF"/>
        </w:rPr>
      </w:pPr>
      <w:r w:rsidRPr="00CE15D8">
        <w:rPr>
          <w:rFonts w:asciiTheme="majorHAnsi" w:hAnsiTheme="majorHAnsi" w:cs="Times New Roman"/>
          <w:iCs/>
          <w:color w:val="000000"/>
          <w:shd w:val="clear" w:color="auto" w:fill="FFFFFF"/>
        </w:rPr>
        <w:t>-Grazie all</w:t>
      </w:r>
      <w:ins w:id="371" w:author="Mattia Masci" w:date="2019-12-17T15:45:00Z">
        <w:r w:rsidR="00E95440">
          <w:rPr>
            <w:rFonts w:asciiTheme="majorHAnsi" w:hAnsiTheme="majorHAnsi" w:cs="Times New Roman"/>
            <w:iCs/>
            <w:color w:val="000000"/>
            <w:shd w:val="clear" w:color="auto" w:fill="FFFFFF"/>
          </w:rPr>
          <w:t xml:space="preserve">e </w:t>
        </w:r>
      </w:ins>
      <w:del w:id="372" w:author="Mattia Masci" w:date="2019-12-17T15:45:00Z">
        <w:r w:rsidRPr="00CE15D8" w:rsidDel="00E95440">
          <w:rPr>
            <w:rFonts w:asciiTheme="majorHAnsi" w:hAnsiTheme="majorHAnsi" w:cs="Times New Roman"/>
            <w:iCs/>
            <w:color w:val="000000"/>
            <w:shd w:val="clear" w:color="auto" w:fill="FFFFFF"/>
          </w:rPr>
          <w:delText xml:space="preserve">a </w:delText>
        </w:r>
      </w:del>
      <w:r w:rsidRPr="00CE15D8">
        <w:rPr>
          <w:rFonts w:asciiTheme="majorHAnsi" w:hAnsiTheme="majorHAnsi" w:cs="Times New Roman"/>
          <w:iCs/>
          <w:color w:val="000000"/>
          <w:shd w:val="clear" w:color="auto" w:fill="FFFFFF"/>
        </w:rPr>
        <w:t>relazion</w:t>
      </w:r>
      <w:ins w:id="373" w:author="Mattia Masci" w:date="2019-12-17T15:45:00Z">
        <w:r w:rsidR="00E95440">
          <w:rPr>
            <w:rFonts w:asciiTheme="majorHAnsi" w:hAnsiTheme="majorHAnsi" w:cs="Times New Roman"/>
            <w:iCs/>
            <w:color w:val="000000"/>
            <w:shd w:val="clear" w:color="auto" w:fill="FFFFFF"/>
          </w:rPr>
          <w:t>i</w:t>
        </w:r>
      </w:ins>
      <w:del w:id="374" w:author="Mattia Masci" w:date="2019-12-17T15:45:00Z">
        <w:r w:rsidRPr="00CE15D8" w:rsidDel="00E95440">
          <w:rPr>
            <w:rFonts w:asciiTheme="majorHAnsi" w:hAnsiTheme="majorHAnsi" w:cs="Times New Roman"/>
            <w:iCs/>
            <w:color w:val="000000"/>
            <w:shd w:val="clear" w:color="auto" w:fill="FFFFFF"/>
          </w:rPr>
          <w:delText>e</w:delText>
        </w:r>
      </w:del>
      <w:r w:rsidRPr="00CE15D8">
        <w:rPr>
          <w:rFonts w:asciiTheme="majorHAnsi" w:hAnsiTheme="majorHAnsi" w:cs="Times New Roman"/>
          <w:iCs/>
          <w:color w:val="000000"/>
          <w:shd w:val="clear" w:color="auto" w:fill="FFFFFF"/>
        </w:rPr>
        <w:t xml:space="preserve"> tra l</w:t>
      </w:r>
      <w:ins w:id="375" w:author="Mattia Masci" w:date="2019-12-17T15:45:00Z">
        <w:r w:rsidR="00E95440">
          <w:rPr>
            <w:rFonts w:asciiTheme="majorHAnsi" w:hAnsiTheme="majorHAnsi" w:cs="Times New Roman"/>
            <w:iCs/>
            <w:color w:val="000000"/>
            <w:shd w:val="clear" w:color="auto" w:fill="FFFFFF"/>
          </w:rPr>
          <w:t>e</w:t>
        </w:r>
      </w:ins>
      <w:del w:id="376" w:author="Mattia Masci" w:date="2019-12-17T15:45:00Z">
        <w:r w:rsidRPr="00CE15D8" w:rsidDel="00E95440">
          <w:rPr>
            <w:rFonts w:asciiTheme="majorHAnsi" w:hAnsiTheme="majorHAnsi" w:cs="Times New Roman"/>
            <w:iCs/>
            <w:color w:val="000000"/>
            <w:shd w:val="clear" w:color="auto" w:fill="FFFFFF"/>
          </w:rPr>
          <w:delText>a</w:delText>
        </w:r>
      </w:del>
      <w:r w:rsidRPr="00CE15D8">
        <w:rPr>
          <w:rFonts w:asciiTheme="majorHAnsi" w:hAnsiTheme="majorHAnsi" w:cs="Times New Roman"/>
          <w:iCs/>
          <w:color w:val="000000"/>
          <w:shd w:val="clear" w:color="auto" w:fill="FFFFFF"/>
        </w:rPr>
        <w:t xml:space="preserve"> tabell</w:t>
      </w:r>
      <w:ins w:id="377" w:author="Mattia Masci" w:date="2019-12-17T15:45:00Z">
        <w:r w:rsidR="00E95440">
          <w:rPr>
            <w:rFonts w:asciiTheme="majorHAnsi" w:hAnsiTheme="majorHAnsi" w:cs="Times New Roman"/>
            <w:iCs/>
            <w:color w:val="000000"/>
            <w:shd w:val="clear" w:color="auto" w:fill="FFFFFF"/>
          </w:rPr>
          <w:t>e</w:t>
        </w:r>
      </w:ins>
      <w:del w:id="378" w:author="Mattia Masci" w:date="2019-12-17T15:45:00Z">
        <w:r w:rsidRPr="00CE15D8" w:rsidDel="00E95440">
          <w:rPr>
            <w:rFonts w:asciiTheme="majorHAnsi" w:hAnsiTheme="majorHAnsi" w:cs="Times New Roman"/>
            <w:iCs/>
            <w:color w:val="000000"/>
            <w:shd w:val="clear" w:color="auto" w:fill="FFFFFF"/>
          </w:rPr>
          <w:delText>a</w:delText>
        </w:r>
      </w:del>
      <w:r w:rsidRPr="00CE15D8">
        <w:rPr>
          <w:rFonts w:asciiTheme="majorHAnsi" w:hAnsiTheme="majorHAnsi" w:cs="Times New Roman"/>
          <w:iCs/>
          <w:color w:val="000000"/>
          <w:shd w:val="clear" w:color="auto" w:fill="FFFFFF"/>
        </w:rPr>
        <w:t xml:space="preserve"> 'Ufficio' e 'Edificio'</w:t>
      </w:r>
      <w:ins w:id="379" w:author="Mattia Masci" w:date="2019-12-17T15:45:00Z">
        <w:r w:rsidR="00E95440">
          <w:rPr>
            <w:rFonts w:asciiTheme="majorHAnsi" w:hAnsiTheme="majorHAnsi" w:cs="Times New Roman"/>
            <w:iCs/>
            <w:color w:val="000000"/>
            <w:shd w:val="clear" w:color="auto" w:fill="FFFFFF"/>
          </w:rPr>
          <w:t xml:space="preserve">, ‘Ufficio’ e ‘Professore’ </w:t>
        </w:r>
      </w:ins>
      <w:del w:id="380" w:author="Mattia Masci" w:date="2019-12-17T15:45:00Z">
        <w:r w:rsidRPr="00CE15D8" w:rsidDel="00E95440">
          <w:rPr>
            <w:rFonts w:asciiTheme="majorHAnsi" w:hAnsiTheme="majorHAnsi" w:cs="Times New Roman"/>
            <w:iCs/>
            <w:color w:val="000000"/>
            <w:shd w:val="clear" w:color="auto" w:fill="FFFFFF"/>
          </w:rPr>
          <w:delText xml:space="preserve"> </w:delText>
        </w:r>
      </w:del>
      <w:r w:rsidRPr="00CE15D8">
        <w:rPr>
          <w:rFonts w:asciiTheme="majorHAnsi" w:hAnsiTheme="majorHAnsi" w:cs="Times New Roman"/>
          <w:iCs/>
          <w:color w:val="000000"/>
          <w:shd w:val="clear" w:color="auto" w:fill="FFFFFF"/>
        </w:rPr>
        <w:t xml:space="preserve">potremo risalire alla collocazione dei vari uffici all'interno </w:t>
      </w:r>
      <w:ins w:id="381" w:author="Mattia Masci" w:date="2019-12-17T15:45:00Z">
        <w:r w:rsidR="00E95440">
          <w:rPr>
            <w:rFonts w:asciiTheme="majorHAnsi" w:hAnsiTheme="majorHAnsi" w:cs="Times New Roman"/>
            <w:iCs/>
            <w:color w:val="000000"/>
            <w:shd w:val="clear" w:color="auto" w:fill="FFFFFF"/>
          </w:rPr>
          <w:t xml:space="preserve">degli </w:t>
        </w:r>
      </w:ins>
      <w:del w:id="382" w:author="Mattia Masci" w:date="2019-12-17T15:45:00Z">
        <w:r w:rsidRPr="00CE15D8" w:rsidDel="00E95440">
          <w:rPr>
            <w:rFonts w:asciiTheme="majorHAnsi" w:hAnsiTheme="majorHAnsi" w:cs="Times New Roman"/>
            <w:iCs/>
            <w:color w:val="000000"/>
            <w:shd w:val="clear" w:color="auto" w:fill="FFFFFF"/>
          </w:rPr>
          <w:delText>dell'università</w:delText>
        </w:r>
      </w:del>
      <w:ins w:id="383" w:author="Mattia Masci" w:date="2019-12-17T15:45:00Z">
        <w:r w:rsidR="00E95440">
          <w:rPr>
            <w:rFonts w:asciiTheme="majorHAnsi" w:hAnsiTheme="majorHAnsi" w:cs="Times New Roman"/>
            <w:iCs/>
            <w:color w:val="000000"/>
            <w:shd w:val="clear" w:color="auto" w:fill="FFFFFF"/>
          </w:rPr>
          <w:t>edifici universitari</w:t>
        </w:r>
      </w:ins>
      <w:r w:rsidRPr="00CE15D8">
        <w:rPr>
          <w:rFonts w:asciiTheme="majorHAnsi" w:hAnsiTheme="majorHAnsi" w:cs="Times New Roman"/>
          <w:iCs/>
          <w:color w:val="000000"/>
          <w:shd w:val="clear" w:color="auto" w:fill="FFFFFF"/>
        </w:rPr>
        <w:t>.</w:t>
      </w:r>
    </w:p>
    <w:p w14:paraId="54B11A47" w14:textId="2949E72B" w:rsidR="00E95440" w:rsidRDefault="00E95440" w:rsidP="00E95440">
      <w:pPr>
        <w:pStyle w:val="Standard"/>
        <w:rPr>
          <w:ins w:id="384" w:author="Mattia Masci" w:date="2019-12-17T15:44:00Z"/>
          <w:rFonts w:asciiTheme="majorHAnsi" w:hAnsiTheme="majorHAnsi" w:cs="Times New Roman"/>
          <w:iCs/>
          <w:color w:val="000000"/>
          <w:shd w:val="clear" w:color="auto" w:fill="FFFFFF"/>
        </w:rPr>
      </w:pPr>
    </w:p>
    <w:p w14:paraId="1DB4D15C" w14:textId="5FB02566" w:rsidR="00901C04" w:rsidRDefault="000112F1" w:rsidP="00E95440">
      <w:pPr>
        <w:pStyle w:val="Standard"/>
        <w:rPr>
          <w:ins w:id="385" w:author="Mattia Masci" w:date="2019-12-17T15:56:00Z"/>
          <w:rFonts w:asciiTheme="majorHAnsi" w:hAnsiTheme="majorHAnsi" w:cs="Times New Roman"/>
          <w:iCs/>
          <w:color w:val="000000"/>
          <w:shd w:val="clear" w:color="auto" w:fill="FFFFFF"/>
        </w:rPr>
      </w:pPr>
      <w:del w:id="386" w:author="Mattia Masci" w:date="2019-12-17T15:58:00Z">
        <w:r w:rsidRPr="00CE15D8" w:rsidDel="00383BEF">
          <w:rPr>
            <w:rFonts w:asciiTheme="majorHAnsi" w:hAnsiTheme="majorHAnsi"/>
            <w:noProof/>
          </w:rPr>
          <w:drawing>
            <wp:anchor distT="0" distB="0" distL="114300" distR="114300" simplePos="0" relativeHeight="251680768" behindDoc="0" locked="0" layoutInCell="1" allowOverlap="1" wp14:anchorId="7E2FA7AE" wp14:editId="1337827B">
              <wp:simplePos x="0" y="0"/>
              <wp:positionH relativeFrom="column">
                <wp:posOffset>9525</wp:posOffset>
              </wp:positionH>
              <wp:positionV relativeFrom="paragraph">
                <wp:posOffset>559435</wp:posOffset>
              </wp:positionV>
              <wp:extent cx="5210175" cy="990600"/>
              <wp:effectExtent l="0" t="0" r="0" b="0"/>
              <wp:wrapSquare wrapText="bothSides"/>
              <wp:docPr id="7" name="immagini16"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6" descr="Immagine che contiene screenshotDescrizione generata automaticamente"/>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990600"/>
                      </a:xfrm>
                      <a:prstGeom prst="rect">
                        <a:avLst/>
                      </a:prstGeom>
                      <a:noFill/>
                      <a:ln>
                        <a:noFill/>
                      </a:ln>
                    </pic:spPr>
                  </pic:pic>
                </a:graphicData>
              </a:graphic>
              <wp14:sizeRelH relativeFrom="page">
                <wp14:pctWidth>0</wp14:pctWidth>
              </wp14:sizeRelH>
              <wp14:sizeRelV relativeFrom="page">
                <wp14:pctHeight>0</wp14:pctHeight>
              </wp14:sizeRelV>
            </wp:anchor>
          </w:drawing>
        </w:r>
      </w:del>
      <w:del w:id="387" w:author="Mattia Masci" w:date="2019-12-17T15:46:00Z">
        <w:r w:rsidR="00901C04" w:rsidRPr="00CE15D8" w:rsidDel="00E95440">
          <w:rPr>
            <w:rFonts w:asciiTheme="majorHAnsi" w:hAnsiTheme="majorHAnsi" w:cs="Times New Roman"/>
            <w:iCs/>
            <w:color w:val="000000"/>
            <w:shd w:val="clear" w:color="auto" w:fill="FFFFFF"/>
          </w:rPr>
          <w:delText xml:space="preserve">-Attraverso la relazione che collega 'Ufficio' e 'Professore' potremo rintracciare </w:delText>
        </w:r>
      </w:del>
      <w:del w:id="388" w:author="Mattia Masci" w:date="2019-12-17T15:44:00Z">
        <w:r w:rsidR="00901C04" w:rsidRPr="00CE15D8" w:rsidDel="00E95440">
          <w:rPr>
            <w:rFonts w:asciiTheme="majorHAnsi" w:hAnsiTheme="majorHAnsi" w:cs="Times New Roman"/>
            <w:iCs/>
            <w:color w:val="000000"/>
            <w:shd w:val="clear" w:color="auto" w:fill="FFFFFF"/>
          </w:rPr>
          <w:delText>l'aula</w:delText>
        </w:r>
      </w:del>
      <w:del w:id="389" w:author="Mattia Masci" w:date="2019-12-17T15:46:00Z">
        <w:r w:rsidR="00901C04" w:rsidRPr="00CE15D8" w:rsidDel="00E95440">
          <w:rPr>
            <w:rFonts w:asciiTheme="majorHAnsi" w:hAnsiTheme="majorHAnsi" w:cs="Times New Roman"/>
            <w:iCs/>
            <w:color w:val="000000"/>
            <w:shd w:val="clear" w:color="auto" w:fill="FFFFFF"/>
          </w:rPr>
          <w:delText xml:space="preserve"> assegnata a ogni professore dell'università.</w:delText>
        </w:r>
      </w:del>
    </w:p>
    <w:p w14:paraId="14DD51CE" w14:textId="53E346E0" w:rsidR="00126DCF" w:rsidRDefault="00ED5BFF">
      <w:pPr>
        <w:pStyle w:val="Standard"/>
        <w:rPr>
          <w:ins w:id="390" w:author="Mattia Masci" w:date="2019-12-21T10:24:00Z"/>
          <w:rFonts w:asciiTheme="majorHAnsi" w:hAnsiTheme="majorHAnsi" w:cs="Times New Roman"/>
          <w:iCs/>
          <w:color w:val="000000"/>
          <w:shd w:val="clear" w:color="auto" w:fill="FFFFFF"/>
        </w:rPr>
      </w:pPr>
      <w:ins w:id="391" w:author="Mattia Masci" w:date="2019-12-17T15:56:00Z">
        <w:r>
          <w:rPr>
            <w:rFonts w:asciiTheme="majorHAnsi" w:hAnsiTheme="majorHAnsi" w:cs="Times New Roman"/>
            <w:iCs/>
            <w:color w:val="000000"/>
            <w:shd w:val="clear" w:color="auto" w:fill="FFFFFF"/>
          </w:rPr>
          <w:t xml:space="preserve">-La tabella ‘Foto’ servirà per </w:t>
        </w:r>
        <w:r w:rsidR="00126DCF">
          <w:rPr>
            <w:rFonts w:asciiTheme="majorHAnsi" w:hAnsiTheme="majorHAnsi" w:cs="Times New Roman"/>
            <w:iCs/>
            <w:color w:val="000000"/>
            <w:shd w:val="clear" w:color="auto" w:fill="FFFFFF"/>
          </w:rPr>
          <w:t xml:space="preserve">mettere a disposizione delle immagini </w:t>
        </w:r>
      </w:ins>
      <w:ins w:id="392" w:author="Mattia Masci" w:date="2019-12-17T15:57:00Z">
        <w:r w:rsidR="00126DCF">
          <w:rPr>
            <w:rFonts w:asciiTheme="majorHAnsi" w:hAnsiTheme="majorHAnsi" w:cs="Times New Roman"/>
            <w:iCs/>
            <w:color w:val="000000"/>
            <w:shd w:val="clear" w:color="auto" w:fill="FFFFFF"/>
          </w:rPr>
          <w:t>rappresentanti gli edifici.</w:t>
        </w:r>
      </w:ins>
    </w:p>
    <w:p w14:paraId="5122E0DB" w14:textId="124B665C" w:rsidR="00F02796" w:rsidRDefault="00F02796">
      <w:pPr>
        <w:pStyle w:val="Standard"/>
        <w:rPr>
          <w:ins w:id="393" w:author="Mattia Masci" w:date="2019-12-21T10:24:00Z"/>
          <w:rFonts w:asciiTheme="majorHAnsi" w:hAnsiTheme="majorHAnsi" w:cs="Times New Roman"/>
          <w:iCs/>
          <w:color w:val="000000"/>
          <w:shd w:val="clear" w:color="auto" w:fill="FFFFFF"/>
        </w:rPr>
      </w:pPr>
    </w:p>
    <w:p w14:paraId="71A2953C" w14:textId="7FBCA499" w:rsidR="00F02796" w:rsidRPr="00CE15D8" w:rsidRDefault="00F02796">
      <w:pPr>
        <w:pStyle w:val="Standard"/>
        <w:rPr>
          <w:rFonts w:asciiTheme="majorHAnsi" w:hAnsiTheme="majorHAnsi" w:cs="Times New Roman"/>
          <w:iCs/>
          <w:color w:val="000000"/>
          <w:shd w:val="clear" w:color="auto" w:fill="FFFFFF"/>
        </w:rPr>
        <w:pPrChange w:id="394" w:author="Mattia Masci" w:date="2019-12-17T15:44:00Z">
          <w:pPr>
            <w:pStyle w:val="Standard"/>
            <w:spacing w:after="200" w:line="276" w:lineRule="auto"/>
          </w:pPr>
        </w:pPrChange>
      </w:pPr>
      <w:ins w:id="395" w:author="Mattia Masci" w:date="2019-12-21T10:24:00Z">
        <w:r>
          <w:rPr>
            <w:rFonts w:asciiTheme="majorHAnsi" w:hAnsiTheme="majorHAnsi" w:cs="Times New Roman"/>
            <w:iCs/>
            <w:color w:val="000000"/>
            <w:shd w:val="clear" w:color="auto" w:fill="FFFFFF"/>
          </w:rPr>
          <w:t>-Nella tabella ‘Aula’ saranno registrate tutte le aule più importanti di ogni ‘Edific</w:t>
        </w:r>
      </w:ins>
      <w:ins w:id="396" w:author="Mattia Masci" w:date="2019-12-21T10:25:00Z">
        <w:r>
          <w:rPr>
            <w:rFonts w:asciiTheme="majorHAnsi" w:hAnsiTheme="majorHAnsi" w:cs="Times New Roman"/>
            <w:iCs/>
            <w:color w:val="000000"/>
            <w:shd w:val="clear" w:color="auto" w:fill="FFFFFF"/>
          </w:rPr>
          <w:t>io’.</w:t>
        </w:r>
      </w:ins>
    </w:p>
    <w:p w14:paraId="3CD07F41" w14:textId="750A55C1" w:rsidR="00901C04" w:rsidRDefault="00901C04" w:rsidP="00C2329D">
      <w:pPr>
        <w:pStyle w:val="Titolo"/>
        <w:rPr>
          <w:ins w:id="397" w:author="Mattia Masci" w:date="2019-12-21T10:25:00Z"/>
          <w:sz w:val="24"/>
          <w:szCs w:val="24"/>
          <w:lang w:val="it-IT"/>
        </w:rPr>
      </w:pPr>
    </w:p>
    <w:p w14:paraId="2888D4CF" w14:textId="2458E13E" w:rsidR="00F02796" w:rsidRDefault="00F02796" w:rsidP="00F02796">
      <w:pPr>
        <w:rPr>
          <w:ins w:id="398" w:author="Mattia Masci" w:date="2019-12-21T10:25:00Z"/>
          <w:lang w:val="it-IT"/>
        </w:rPr>
      </w:pPr>
    </w:p>
    <w:p w14:paraId="00C5CB6A" w14:textId="3F19445A" w:rsidR="00F02796" w:rsidRDefault="00F02796" w:rsidP="00F02796">
      <w:pPr>
        <w:rPr>
          <w:ins w:id="399" w:author="Mattia Masci" w:date="2019-12-21T10:25:00Z"/>
          <w:lang w:val="it-IT"/>
        </w:rPr>
      </w:pPr>
    </w:p>
    <w:p w14:paraId="475FF5EE" w14:textId="5D4F03B8" w:rsidR="00F02796" w:rsidRPr="00F02796" w:rsidRDefault="00F02796">
      <w:pPr>
        <w:rPr>
          <w:lang w:val="it-IT"/>
        </w:rPr>
        <w:pPrChange w:id="400" w:author="Mattia Masci" w:date="2019-12-21T10:25:00Z">
          <w:pPr>
            <w:pStyle w:val="Titolo"/>
          </w:pPr>
        </w:pPrChange>
      </w:pPr>
      <w:ins w:id="401" w:author="Mattia Masci" w:date="2019-12-21T10:25:00Z">
        <w:r>
          <w:rPr>
            <w:noProof/>
            <w:lang w:val="it-IT"/>
          </w:rPr>
          <w:drawing>
            <wp:inline distT="0" distB="0" distL="0" distR="0" wp14:anchorId="3B4E99CA" wp14:editId="5FC3F1D5">
              <wp:extent cx="5182323" cy="1152686"/>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la.PNG"/>
                      <pic:cNvPicPr/>
                    </pic:nvPicPr>
                    <pic:blipFill>
                      <a:blip r:embed="rId21"/>
                      <a:stretch>
                        <a:fillRect/>
                      </a:stretch>
                    </pic:blipFill>
                    <pic:spPr>
                      <a:xfrm>
                        <a:off x="0" y="0"/>
                        <a:ext cx="5182323" cy="1152686"/>
                      </a:xfrm>
                      <a:prstGeom prst="rect">
                        <a:avLst/>
                      </a:prstGeom>
                    </pic:spPr>
                  </pic:pic>
                </a:graphicData>
              </a:graphic>
            </wp:inline>
          </w:drawing>
        </w:r>
      </w:ins>
    </w:p>
    <w:p w14:paraId="25AEB4DF" w14:textId="07304004" w:rsidR="00901C04" w:rsidRDefault="002C13DB" w:rsidP="00C2329D">
      <w:pPr>
        <w:pStyle w:val="Titolo"/>
        <w:rPr>
          <w:sz w:val="24"/>
          <w:szCs w:val="24"/>
          <w:lang w:val="it-IT"/>
        </w:rPr>
      </w:pPr>
      <w:r>
        <w:rPr>
          <w:noProof/>
        </w:rPr>
        <w:drawing>
          <wp:anchor distT="0" distB="0" distL="114300" distR="114300" simplePos="0" relativeHeight="251682816" behindDoc="0" locked="0" layoutInCell="1" allowOverlap="1" wp14:anchorId="4E8CD3E9" wp14:editId="61149F6F">
            <wp:simplePos x="0" y="0"/>
            <wp:positionH relativeFrom="margin">
              <wp:align>left</wp:align>
            </wp:positionH>
            <wp:positionV relativeFrom="paragraph">
              <wp:posOffset>267970</wp:posOffset>
            </wp:positionV>
            <wp:extent cx="5201285" cy="1152525"/>
            <wp:effectExtent l="0" t="0" r="0" b="9525"/>
            <wp:wrapSquare wrapText="bothSides"/>
            <wp:docPr id="16" name="immagini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0"/>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285"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D9F7C" w14:textId="1683A5D9" w:rsidR="00901C04" w:rsidRDefault="00901C04" w:rsidP="00C2329D">
      <w:pPr>
        <w:pStyle w:val="Titolo"/>
        <w:rPr>
          <w:sz w:val="24"/>
          <w:szCs w:val="24"/>
          <w:lang w:val="it-IT"/>
        </w:rPr>
      </w:pPr>
    </w:p>
    <w:p w14:paraId="34BC3509" w14:textId="537E361F" w:rsidR="00901C04" w:rsidRDefault="002C13DB" w:rsidP="00C2329D">
      <w:pPr>
        <w:pStyle w:val="Titolo"/>
        <w:rPr>
          <w:sz w:val="24"/>
          <w:szCs w:val="24"/>
          <w:lang w:val="it-IT"/>
        </w:rPr>
      </w:pPr>
      <w:r w:rsidRPr="00CE15D8">
        <w:rPr>
          <w:rFonts w:asciiTheme="majorHAnsi" w:hAnsiTheme="majorHAnsi"/>
          <w:noProof/>
        </w:rPr>
        <w:drawing>
          <wp:anchor distT="0" distB="0" distL="114300" distR="114300" simplePos="0" relativeHeight="251679744" behindDoc="0" locked="0" layoutInCell="1" allowOverlap="1" wp14:anchorId="1E8B290E" wp14:editId="2BEF1742">
            <wp:simplePos x="0" y="0"/>
            <wp:positionH relativeFrom="margin">
              <wp:align>left</wp:align>
            </wp:positionH>
            <wp:positionV relativeFrom="paragraph">
              <wp:posOffset>195580</wp:posOffset>
            </wp:positionV>
            <wp:extent cx="5200650" cy="781050"/>
            <wp:effectExtent l="0" t="0" r="0" b="0"/>
            <wp:wrapSquare wrapText="bothSides"/>
            <wp:docPr id="8" name="immagini15"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5" descr="Immagine che contiene screenshotDescrizione generata automaticamente"/>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3432B9">
        <w:rPr>
          <w:noProof/>
        </w:rPr>
        <w:drawing>
          <wp:anchor distT="0" distB="0" distL="114300" distR="114300" simplePos="0" relativeHeight="251689984" behindDoc="0" locked="0" layoutInCell="1" allowOverlap="1" wp14:anchorId="2F67B3F7" wp14:editId="0E2E854E">
            <wp:simplePos x="0" y="0"/>
            <wp:positionH relativeFrom="margin">
              <wp:posOffset>-9525</wp:posOffset>
            </wp:positionH>
            <wp:positionV relativeFrom="paragraph">
              <wp:posOffset>1256030</wp:posOffset>
            </wp:positionV>
            <wp:extent cx="5210175" cy="971550"/>
            <wp:effectExtent l="0" t="0" r="9525" b="0"/>
            <wp:wrapSquare wrapText="bothSides"/>
            <wp:docPr id="12" name="immagini14"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4" descr="Immagine che contiene screenshotDescrizione generata automaticamente"/>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175" cy="971550"/>
                    </a:xfrm>
                    <a:prstGeom prst="rect">
                      <a:avLst/>
                    </a:prstGeom>
                    <a:noFill/>
                    <a:ln>
                      <a:noFill/>
                    </a:ln>
                  </pic:spPr>
                </pic:pic>
              </a:graphicData>
            </a:graphic>
            <wp14:sizeRelH relativeFrom="page">
              <wp14:pctWidth>0</wp14:pctWidth>
            </wp14:sizeRelH>
            <wp14:sizeRelV relativeFrom="page">
              <wp14:pctHeight>0</wp14:pctHeight>
            </wp14:sizeRelV>
          </wp:anchor>
        </w:drawing>
      </w:r>
      <w:del w:id="402" w:author="Mattia Masci" w:date="2019-12-21T09:49:00Z">
        <w:r w:rsidR="00383BEF" w:rsidRPr="00CE15D8" w:rsidDel="003432B9">
          <w:rPr>
            <w:rFonts w:asciiTheme="majorHAnsi" w:hAnsiTheme="majorHAnsi"/>
            <w:noProof/>
          </w:rPr>
          <w:drawing>
            <wp:anchor distT="0" distB="0" distL="114300" distR="114300" simplePos="0" relativeHeight="251678720" behindDoc="0" locked="0" layoutInCell="1" allowOverlap="1" wp14:anchorId="7349BC59" wp14:editId="1366F62C">
              <wp:simplePos x="0" y="0"/>
              <wp:positionH relativeFrom="margin">
                <wp:align>left</wp:align>
              </wp:positionH>
              <wp:positionV relativeFrom="paragraph">
                <wp:posOffset>1008380</wp:posOffset>
              </wp:positionV>
              <wp:extent cx="5210175" cy="990600"/>
              <wp:effectExtent l="0" t="0" r="9525" b="0"/>
              <wp:wrapSquare wrapText="bothSides"/>
              <wp:docPr id="9" name="immagini13"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3" descr="Immagine che contiene screenshotDescrizione generata automaticamente"/>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0175" cy="99060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334B5DB5" w14:textId="432941B6" w:rsidR="00901C04" w:rsidRDefault="00901C04" w:rsidP="00C2329D">
      <w:pPr>
        <w:pStyle w:val="Titolo"/>
        <w:rPr>
          <w:sz w:val="24"/>
          <w:szCs w:val="24"/>
          <w:lang w:val="it-IT"/>
        </w:rPr>
      </w:pPr>
    </w:p>
    <w:p w14:paraId="6D56AE82" w14:textId="7B30D0E4" w:rsidR="00901C04" w:rsidRDefault="002C13DB" w:rsidP="00C2329D">
      <w:pPr>
        <w:pStyle w:val="Titolo"/>
        <w:rPr>
          <w:ins w:id="403" w:author="Mattia Masci" w:date="2019-12-21T12:29:00Z"/>
          <w:sz w:val="24"/>
          <w:szCs w:val="24"/>
          <w:lang w:val="it-IT"/>
        </w:rPr>
      </w:pPr>
      <w:r w:rsidRPr="00CE15D8">
        <w:rPr>
          <w:rFonts w:asciiTheme="majorHAnsi" w:hAnsiTheme="majorHAnsi"/>
          <w:noProof/>
        </w:rPr>
        <w:lastRenderedPageBreak/>
        <w:drawing>
          <wp:anchor distT="0" distB="0" distL="114300" distR="114300" simplePos="0" relativeHeight="251675648" behindDoc="0" locked="0" layoutInCell="1" allowOverlap="1" wp14:anchorId="39FAB3D1" wp14:editId="1ACAAE4C">
            <wp:simplePos x="0" y="0"/>
            <wp:positionH relativeFrom="margin">
              <wp:align>left</wp:align>
            </wp:positionH>
            <wp:positionV relativeFrom="paragraph">
              <wp:posOffset>1421765</wp:posOffset>
            </wp:positionV>
            <wp:extent cx="5191760" cy="981075"/>
            <wp:effectExtent l="0" t="0" r="8890" b="9525"/>
            <wp:wrapSquare wrapText="bothSides"/>
            <wp:docPr id="11" name="immagini6"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6" descr="Immagine che contiene screenshotDescrizione generata automaticamente"/>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760" cy="981075"/>
                    </a:xfrm>
                    <a:prstGeom prst="rect">
                      <a:avLst/>
                    </a:prstGeom>
                    <a:noFill/>
                    <a:ln>
                      <a:noFill/>
                    </a:ln>
                  </pic:spPr>
                </pic:pic>
              </a:graphicData>
            </a:graphic>
            <wp14:sizeRelH relativeFrom="page">
              <wp14:pctWidth>0</wp14:pctWidth>
            </wp14:sizeRelH>
            <wp14:sizeRelV relativeFrom="page">
              <wp14:pctHeight>0</wp14:pctHeight>
            </wp14:sizeRelV>
          </wp:anchor>
        </w:drawing>
      </w:r>
      <w:ins w:id="404" w:author="Mattia Masci" w:date="2019-12-21T12:30:00Z">
        <w:r>
          <w:rPr>
            <w:noProof/>
            <w:sz w:val="24"/>
            <w:szCs w:val="24"/>
            <w:lang w:val="it-IT"/>
          </w:rPr>
          <w:drawing>
            <wp:inline distT="0" distB="0" distL="0" distR="0" wp14:anchorId="0FE82085" wp14:editId="0B6DDEAE">
              <wp:extent cx="5229955" cy="97168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dL.PNG"/>
                      <pic:cNvPicPr/>
                    </pic:nvPicPr>
                    <pic:blipFill>
                      <a:blip r:embed="rId27"/>
                      <a:stretch>
                        <a:fillRect/>
                      </a:stretch>
                    </pic:blipFill>
                    <pic:spPr>
                      <a:xfrm>
                        <a:off x="0" y="0"/>
                        <a:ext cx="5229955" cy="971686"/>
                      </a:xfrm>
                      <a:prstGeom prst="rect">
                        <a:avLst/>
                      </a:prstGeom>
                    </pic:spPr>
                  </pic:pic>
                </a:graphicData>
              </a:graphic>
            </wp:inline>
          </w:drawing>
        </w:r>
      </w:ins>
    </w:p>
    <w:p w14:paraId="7B0BBB3F" w14:textId="0C1B59B9" w:rsidR="002C13DB" w:rsidRDefault="002C13DB" w:rsidP="002C13DB">
      <w:pPr>
        <w:rPr>
          <w:ins w:id="405" w:author="Mattia Masci" w:date="2019-12-21T12:29:00Z"/>
          <w:lang w:val="it-IT"/>
        </w:rPr>
      </w:pPr>
    </w:p>
    <w:p w14:paraId="104DCF2C" w14:textId="6C2D6EF2" w:rsidR="002C13DB" w:rsidRPr="002C13DB" w:rsidRDefault="002C13DB">
      <w:pPr>
        <w:rPr>
          <w:lang w:val="it-IT"/>
        </w:rPr>
        <w:pPrChange w:id="406" w:author="Mattia Masci" w:date="2019-12-21T12:29:00Z">
          <w:pPr>
            <w:pStyle w:val="Titolo"/>
          </w:pPr>
        </w:pPrChange>
      </w:pPr>
      <w:r>
        <w:rPr>
          <w:noProof/>
        </w:rPr>
        <w:drawing>
          <wp:anchor distT="0" distB="0" distL="114300" distR="114300" simplePos="0" relativeHeight="251684864" behindDoc="0" locked="0" layoutInCell="1" allowOverlap="1" wp14:anchorId="52E2C87A" wp14:editId="26062B6F">
            <wp:simplePos x="0" y="0"/>
            <wp:positionH relativeFrom="margin">
              <wp:align>left</wp:align>
            </wp:positionH>
            <wp:positionV relativeFrom="paragraph">
              <wp:posOffset>297815</wp:posOffset>
            </wp:positionV>
            <wp:extent cx="5220335" cy="980440"/>
            <wp:effectExtent l="0" t="0" r="0" b="0"/>
            <wp:wrapSquare wrapText="bothSides"/>
            <wp:docPr id="15" name="immagini9"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9" descr="Immagine che contiene screenshotDescrizione generata automaticamente"/>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0335" cy="980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71B58D" w14:textId="7342FE94" w:rsidR="00901C04" w:rsidRDefault="00383BEF" w:rsidP="00C2329D">
      <w:pPr>
        <w:pStyle w:val="Titolo"/>
        <w:rPr>
          <w:sz w:val="24"/>
          <w:szCs w:val="24"/>
          <w:lang w:val="it-IT"/>
        </w:rPr>
      </w:pPr>
      <w:r w:rsidRPr="00CE15D8">
        <w:rPr>
          <w:rFonts w:asciiTheme="majorHAnsi" w:hAnsiTheme="majorHAnsi"/>
          <w:noProof/>
        </w:rPr>
        <w:drawing>
          <wp:anchor distT="0" distB="0" distL="114300" distR="114300" simplePos="0" relativeHeight="251677696" behindDoc="0" locked="0" layoutInCell="1" allowOverlap="1" wp14:anchorId="163E06E6" wp14:editId="77FA812F">
            <wp:simplePos x="0" y="0"/>
            <wp:positionH relativeFrom="margin">
              <wp:align>left</wp:align>
            </wp:positionH>
            <wp:positionV relativeFrom="paragraph">
              <wp:posOffset>1460500</wp:posOffset>
            </wp:positionV>
            <wp:extent cx="5210175" cy="809625"/>
            <wp:effectExtent l="0" t="0" r="9525" b="9525"/>
            <wp:wrapSquare wrapText="bothSides"/>
            <wp:docPr id="10" name="immagini11"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1" descr="Immagine che contiene screenshotDescrizione generata automaticamente"/>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4EB3AB" w14:textId="56B55A1A" w:rsidR="00901C04" w:rsidRPr="00901C04" w:rsidRDefault="000112F1" w:rsidP="00901C04">
      <w:pPr>
        <w:rPr>
          <w:lang w:val="it-IT"/>
        </w:rPr>
      </w:pPr>
      <w:del w:id="407" w:author="Mattia Masci" w:date="2019-12-13T12:00:00Z">
        <w:r w:rsidDel="00E22351">
          <w:rPr>
            <w:noProof/>
          </w:rPr>
          <w:drawing>
            <wp:anchor distT="0" distB="0" distL="114300" distR="114300" simplePos="0" relativeHeight="251686912" behindDoc="0" locked="0" layoutInCell="1" allowOverlap="1" wp14:anchorId="7509309B" wp14:editId="0457B17D">
              <wp:simplePos x="0" y="0"/>
              <wp:positionH relativeFrom="column">
                <wp:posOffset>0</wp:posOffset>
              </wp:positionH>
              <wp:positionV relativeFrom="paragraph">
                <wp:posOffset>2705735</wp:posOffset>
              </wp:positionV>
              <wp:extent cx="5220335" cy="1552575"/>
              <wp:effectExtent l="0" t="0" r="0" b="0"/>
              <wp:wrapSquare wrapText="bothSides"/>
              <wp:docPr id="14" name="immagini7"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7" descr="Immagine che contiene screenshotDescrizione generata automaticamente"/>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0335" cy="155257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04F91F8" w14:textId="064E800D" w:rsidR="00901C04" w:rsidRPr="00767547" w:rsidRDefault="002C13DB" w:rsidP="00C2329D">
      <w:pPr>
        <w:pStyle w:val="Titolo"/>
        <w:rPr>
          <w:noProof/>
          <w:lang w:val="it-IT"/>
        </w:rPr>
      </w:pPr>
      <w:r>
        <w:rPr>
          <w:noProof/>
        </w:rPr>
        <w:drawing>
          <wp:anchor distT="0" distB="0" distL="114300" distR="114300" simplePos="0" relativeHeight="251688960" behindDoc="0" locked="0" layoutInCell="1" allowOverlap="1" wp14:anchorId="36A39218" wp14:editId="0C9315B8">
            <wp:simplePos x="0" y="0"/>
            <wp:positionH relativeFrom="margin">
              <wp:align>left</wp:align>
            </wp:positionH>
            <wp:positionV relativeFrom="paragraph">
              <wp:posOffset>405130</wp:posOffset>
            </wp:positionV>
            <wp:extent cx="5220335" cy="981075"/>
            <wp:effectExtent l="0" t="0" r="0" b="9525"/>
            <wp:wrapSquare wrapText="bothSides"/>
            <wp:docPr id="13" name="immagini12"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2" descr="Immagine che contiene screenshotDescrizione generata automaticamente"/>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033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9FB1D6" w14:textId="240A80D9" w:rsidR="00901C04" w:rsidRPr="00767547" w:rsidRDefault="003432B9" w:rsidP="00C2329D">
      <w:pPr>
        <w:pStyle w:val="Titolo"/>
        <w:rPr>
          <w:noProof/>
          <w:lang w:val="it-IT"/>
        </w:rPr>
      </w:pPr>
      <w:ins w:id="408" w:author="Mattia Masci" w:date="2019-12-21T09:50:00Z">
        <w:r>
          <w:rPr>
            <w:noProof/>
          </w:rPr>
          <w:lastRenderedPageBreak/>
          <w:drawing>
            <wp:inline distT="0" distB="0" distL="0" distR="0" wp14:anchorId="41FDD0E2" wp14:editId="414355F4">
              <wp:extent cx="5182323" cy="1895740"/>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tente.PNG"/>
                      <pic:cNvPicPr/>
                    </pic:nvPicPr>
                    <pic:blipFill>
                      <a:blip r:embed="rId32"/>
                      <a:stretch>
                        <a:fillRect/>
                      </a:stretch>
                    </pic:blipFill>
                    <pic:spPr>
                      <a:xfrm>
                        <a:off x="0" y="0"/>
                        <a:ext cx="5182323" cy="1895740"/>
                      </a:xfrm>
                      <a:prstGeom prst="rect">
                        <a:avLst/>
                      </a:prstGeom>
                    </pic:spPr>
                  </pic:pic>
                </a:graphicData>
              </a:graphic>
            </wp:inline>
          </w:drawing>
        </w:r>
      </w:ins>
    </w:p>
    <w:p w14:paraId="647610F1" w14:textId="722786A1" w:rsidR="00901C04" w:rsidRPr="00767547" w:rsidRDefault="00901C04" w:rsidP="00C2329D">
      <w:pPr>
        <w:pStyle w:val="Titolo"/>
        <w:rPr>
          <w:noProof/>
          <w:lang w:val="it-IT"/>
        </w:rPr>
      </w:pPr>
    </w:p>
    <w:p w14:paraId="022A3A8D" w14:textId="5A71E6F7" w:rsidR="00E22351" w:rsidRDefault="00F02796" w:rsidP="00096380">
      <w:pPr>
        <w:pStyle w:val="Titolo"/>
        <w:rPr>
          <w:ins w:id="409" w:author="Mattia Masci" w:date="2019-12-13T12:02:00Z"/>
          <w:noProof/>
          <w:lang w:val="it-IT"/>
        </w:rPr>
      </w:pPr>
      <w:ins w:id="410" w:author="Mattia Masci" w:date="2019-12-21T10:26:00Z">
        <w:r>
          <w:rPr>
            <w:noProof/>
            <w:lang w:val="it-IT"/>
          </w:rPr>
          <w:drawing>
            <wp:inline distT="0" distB="0" distL="0" distR="0" wp14:anchorId="5EB67336" wp14:editId="186EC486">
              <wp:extent cx="5210902" cy="1152686"/>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fficio.PNG"/>
                      <pic:cNvPicPr/>
                    </pic:nvPicPr>
                    <pic:blipFill>
                      <a:blip r:embed="rId33"/>
                      <a:stretch>
                        <a:fillRect/>
                      </a:stretch>
                    </pic:blipFill>
                    <pic:spPr>
                      <a:xfrm>
                        <a:off x="0" y="0"/>
                        <a:ext cx="5210902" cy="1152686"/>
                      </a:xfrm>
                      <a:prstGeom prst="rect">
                        <a:avLst/>
                      </a:prstGeom>
                    </pic:spPr>
                  </pic:pic>
                </a:graphicData>
              </a:graphic>
            </wp:inline>
          </w:drawing>
        </w:r>
      </w:ins>
    </w:p>
    <w:p w14:paraId="230585A4" w14:textId="657D6BEE" w:rsidR="00E22351" w:rsidRDefault="00E22351" w:rsidP="00096380">
      <w:pPr>
        <w:pStyle w:val="Titolo"/>
        <w:rPr>
          <w:ins w:id="411" w:author="Mattia Masci" w:date="2019-12-13T12:02:00Z"/>
          <w:noProof/>
          <w:lang w:val="it-IT"/>
        </w:rPr>
      </w:pPr>
    </w:p>
    <w:p w14:paraId="51E8B1DF" w14:textId="721898FC" w:rsidR="00E22351" w:rsidRDefault="00F02796" w:rsidP="00096380">
      <w:pPr>
        <w:pStyle w:val="Titolo"/>
        <w:rPr>
          <w:ins w:id="412" w:author="Mattia Masci" w:date="2019-12-13T12:02:00Z"/>
          <w:noProof/>
          <w:lang w:val="it-IT"/>
        </w:rPr>
      </w:pPr>
      <w:ins w:id="413" w:author="Mattia Masci" w:date="2019-12-21T10:26:00Z">
        <w:r>
          <w:rPr>
            <w:noProof/>
            <w:lang w:val="it-IT"/>
          </w:rPr>
          <w:drawing>
            <wp:inline distT="0" distB="0" distL="0" distR="0" wp14:anchorId="34B20292" wp14:editId="2C195ACE">
              <wp:extent cx="5201376" cy="952633"/>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izio.PNG"/>
                      <pic:cNvPicPr/>
                    </pic:nvPicPr>
                    <pic:blipFill>
                      <a:blip r:embed="rId34"/>
                      <a:stretch>
                        <a:fillRect/>
                      </a:stretch>
                    </pic:blipFill>
                    <pic:spPr>
                      <a:xfrm>
                        <a:off x="0" y="0"/>
                        <a:ext cx="5201376" cy="952633"/>
                      </a:xfrm>
                      <a:prstGeom prst="rect">
                        <a:avLst/>
                      </a:prstGeom>
                    </pic:spPr>
                  </pic:pic>
                </a:graphicData>
              </a:graphic>
            </wp:inline>
          </w:drawing>
        </w:r>
      </w:ins>
    </w:p>
    <w:p w14:paraId="04A79086" w14:textId="77777777" w:rsidR="00E22351" w:rsidRDefault="00E22351" w:rsidP="00096380">
      <w:pPr>
        <w:pStyle w:val="Titolo"/>
        <w:rPr>
          <w:ins w:id="414" w:author="Mattia Masci" w:date="2019-12-13T12:02:00Z"/>
          <w:noProof/>
          <w:lang w:val="it-IT"/>
        </w:rPr>
      </w:pPr>
    </w:p>
    <w:p w14:paraId="6C7F4644" w14:textId="0EABD90F" w:rsidR="00F02796" w:rsidRDefault="00F02796" w:rsidP="00096380">
      <w:pPr>
        <w:pStyle w:val="Titolo"/>
        <w:rPr>
          <w:ins w:id="415" w:author="Mattia Masci" w:date="2019-12-21T10:26:00Z"/>
          <w:noProof/>
          <w:lang w:val="it-IT"/>
        </w:rPr>
      </w:pPr>
      <w:ins w:id="416" w:author="Mattia Masci" w:date="2019-12-21T10:26:00Z">
        <w:r>
          <w:rPr>
            <w:noProof/>
            <w:lang w:val="it-IT"/>
          </w:rPr>
          <w:drawing>
            <wp:inline distT="0" distB="0" distL="0" distR="0" wp14:anchorId="71B2C30D" wp14:editId="71F1C92C">
              <wp:extent cx="5191850" cy="762106"/>
              <wp:effectExtent l="0" t="0" r="889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oto.PNG"/>
                      <pic:cNvPicPr/>
                    </pic:nvPicPr>
                    <pic:blipFill>
                      <a:blip r:embed="rId35"/>
                      <a:stretch>
                        <a:fillRect/>
                      </a:stretch>
                    </pic:blipFill>
                    <pic:spPr>
                      <a:xfrm>
                        <a:off x="0" y="0"/>
                        <a:ext cx="5191850" cy="762106"/>
                      </a:xfrm>
                      <a:prstGeom prst="rect">
                        <a:avLst/>
                      </a:prstGeom>
                    </pic:spPr>
                  </pic:pic>
                </a:graphicData>
              </a:graphic>
            </wp:inline>
          </w:drawing>
        </w:r>
      </w:ins>
    </w:p>
    <w:p w14:paraId="43C5628C" w14:textId="27D60D73" w:rsidR="00F02796" w:rsidRDefault="00F02796" w:rsidP="00096380">
      <w:pPr>
        <w:pStyle w:val="Titolo"/>
        <w:rPr>
          <w:ins w:id="417" w:author="Mattia Masci" w:date="2019-12-21T10:26:00Z"/>
          <w:noProof/>
          <w:lang w:val="it-IT"/>
        </w:rPr>
      </w:pPr>
    </w:p>
    <w:p w14:paraId="0BEC9BCB" w14:textId="77777777" w:rsidR="00F02796" w:rsidRDefault="00F02796" w:rsidP="00096380">
      <w:pPr>
        <w:pStyle w:val="Titolo"/>
        <w:rPr>
          <w:ins w:id="418" w:author="Mattia Masci" w:date="2019-12-21T10:26:00Z"/>
          <w:noProof/>
          <w:lang w:val="it-IT"/>
        </w:rPr>
      </w:pPr>
    </w:p>
    <w:p w14:paraId="674EF4AD" w14:textId="77777777" w:rsidR="00F02796" w:rsidRDefault="00F02796" w:rsidP="00096380">
      <w:pPr>
        <w:pStyle w:val="Titolo"/>
        <w:rPr>
          <w:ins w:id="419" w:author="Mattia Masci" w:date="2019-12-21T10:26:00Z"/>
          <w:noProof/>
          <w:lang w:val="it-IT"/>
        </w:rPr>
      </w:pPr>
    </w:p>
    <w:p w14:paraId="324EB3B9" w14:textId="77777777" w:rsidR="00F02796" w:rsidRDefault="00F02796" w:rsidP="00096380">
      <w:pPr>
        <w:pStyle w:val="Titolo"/>
        <w:rPr>
          <w:ins w:id="420" w:author="Mattia Masci" w:date="2019-12-21T10:26:00Z"/>
          <w:noProof/>
          <w:lang w:val="it-IT"/>
        </w:rPr>
      </w:pPr>
    </w:p>
    <w:p w14:paraId="2074E237" w14:textId="5B0D8FB3" w:rsidR="00E04CD9" w:rsidRPr="00767547" w:rsidRDefault="00C2329D" w:rsidP="00096380">
      <w:pPr>
        <w:pStyle w:val="Titolo"/>
        <w:rPr>
          <w:noProof/>
          <w:lang w:val="it-IT"/>
        </w:rPr>
      </w:pPr>
      <w:r w:rsidRPr="00767547">
        <w:rPr>
          <w:noProof/>
          <w:lang w:val="it-IT"/>
        </w:rPr>
        <w:lastRenderedPageBreak/>
        <w:t>E</w:t>
      </w:r>
      <w:r w:rsidR="00E04CD9" w:rsidRPr="00767547">
        <w:rPr>
          <w:noProof/>
          <w:lang w:val="it-IT"/>
        </w:rPr>
        <w:t>. Design Decisions</w:t>
      </w:r>
      <w:r w:rsidR="000157E0" w:rsidRPr="00767547">
        <w:rPr>
          <w:noProof/>
          <w:lang w:val="it-IT"/>
        </w:rPr>
        <w:t xml:space="preserve">     </w:t>
      </w:r>
    </w:p>
    <w:p w14:paraId="3F172AB4" w14:textId="77777777" w:rsidR="00096380" w:rsidRDefault="00096380" w:rsidP="00096380">
      <w:pPr>
        <w:pStyle w:val="Standard"/>
        <w:spacing w:after="300"/>
      </w:pPr>
      <w:r>
        <w:rPr>
          <w:rFonts w:ascii="Arial" w:hAnsi="Arial" w:cs="Times New Roman"/>
          <w:color w:val="66CCFF"/>
          <w:spacing w:val="5"/>
          <w:sz w:val="28"/>
          <w:szCs w:val="28"/>
        </w:rPr>
        <w:t>LOGIN</w:t>
      </w:r>
    </w:p>
    <w:p w14:paraId="76CE033E" w14:textId="77777777" w:rsidR="00096380" w:rsidRPr="00CE15D8" w:rsidRDefault="00096380" w:rsidP="00096380">
      <w:pPr>
        <w:pStyle w:val="Standard"/>
        <w:rPr>
          <w:rFonts w:asciiTheme="majorHAnsi" w:hAnsiTheme="majorHAnsi" w:cs="Times New Roman"/>
          <w:iCs/>
        </w:rPr>
      </w:pPr>
      <w:r w:rsidRPr="00CE15D8">
        <w:rPr>
          <w:rFonts w:asciiTheme="majorHAnsi" w:hAnsiTheme="majorHAnsi" w:cs="Times New Roman"/>
          <w:iCs/>
        </w:rPr>
        <w:t>Abbiamo deciso che indifferentemente da quanti amministratori ci saranno accederanno tutti con lo stesso codice alfanumerico di otto cifre e tutti con gli stessi privilegi. Sarà possibile loggarsi nei vari modi scegliendolo nella pagina iniziale dedicata a questi.</w:t>
      </w:r>
    </w:p>
    <w:p w14:paraId="585F6924" w14:textId="77777777" w:rsidR="00096380" w:rsidRDefault="00096380" w:rsidP="00096380">
      <w:pPr>
        <w:pStyle w:val="Standard"/>
        <w:rPr>
          <w:rFonts w:ascii="Arial" w:hAnsi="Arial" w:cs="Times New Roman"/>
          <w:i/>
          <w:iCs/>
          <w:sz w:val="28"/>
          <w:szCs w:val="28"/>
        </w:rPr>
      </w:pPr>
    </w:p>
    <w:p w14:paraId="5F518196" w14:textId="77777777" w:rsidR="00096380" w:rsidRDefault="00096380" w:rsidP="00096380">
      <w:pPr>
        <w:pStyle w:val="Standard"/>
        <w:rPr>
          <w:rFonts w:ascii="Arial" w:hAnsi="Arial" w:cs="Times New Roman"/>
          <w:i/>
          <w:iCs/>
          <w:color w:val="66CCFF"/>
          <w:sz w:val="28"/>
          <w:szCs w:val="28"/>
        </w:rPr>
      </w:pPr>
      <w:r>
        <w:rPr>
          <w:rFonts w:ascii="Arial" w:hAnsi="Arial" w:cs="Times New Roman"/>
          <w:i/>
          <w:iCs/>
          <w:color w:val="66CCFF"/>
          <w:sz w:val="28"/>
          <w:szCs w:val="28"/>
        </w:rPr>
        <w:t>DATI E PROTEZIONE</w:t>
      </w:r>
    </w:p>
    <w:p w14:paraId="54E54CD4" w14:textId="77777777" w:rsidR="00096380" w:rsidRDefault="00096380" w:rsidP="00096380">
      <w:pPr>
        <w:pStyle w:val="Standard"/>
        <w:rPr>
          <w:rFonts w:ascii="Arial" w:hAnsi="Arial" w:cs="Times New Roman"/>
          <w:i/>
          <w:iCs/>
          <w:sz w:val="28"/>
          <w:szCs w:val="28"/>
        </w:rPr>
      </w:pPr>
    </w:p>
    <w:p w14:paraId="7BC14C16" w14:textId="77777777" w:rsidR="00096380" w:rsidRPr="00CE15D8" w:rsidRDefault="00096380" w:rsidP="00096380">
      <w:pPr>
        <w:pStyle w:val="Standard"/>
        <w:rPr>
          <w:rFonts w:asciiTheme="majorHAnsi" w:hAnsiTheme="majorHAnsi" w:cs="Times New Roman"/>
          <w:iCs/>
        </w:rPr>
      </w:pPr>
      <w:r w:rsidRPr="00CE15D8">
        <w:rPr>
          <w:rFonts w:asciiTheme="majorHAnsi" w:hAnsiTheme="majorHAnsi" w:cs="Times New Roman"/>
          <w:iCs/>
        </w:rPr>
        <w:t>Non gestiremo in modo complesso malfunzionamenti da parte del server o del database per non aggiungere difficoltà allo sviluppo del prototipo.</w:t>
      </w:r>
    </w:p>
    <w:p w14:paraId="4190D77C" w14:textId="77777777" w:rsidR="00096380" w:rsidRDefault="00096380" w:rsidP="00096380">
      <w:pPr>
        <w:pStyle w:val="Standard"/>
        <w:rPr>
          <w:rFonts w:ascii="Arial" w:hAnsi="Arial" w:cs="Times New Roman"/>
          <w:i/>
          <w:iCs/>
        </w:rPr>
      </w:pPr>
      <w:r w:rsidRPr="00CE15D8">
        <w:rPr>
          <w:rFonts w:asciiTheme="majorHAnsi" w:hAnsiTheme="majorHAnsi" w:cs="Times New Roman"/>
          <w:iCs/>
        </w:rPr>
        <w:t>Per quanto riguarda la protezione dei dati non adotteremo tecniche specifiche visto che non ci saranno dati sensibili all'interno del sistema</w:t>
      </w:r>
      <w:r w:rsidRPr="00096380">
        <w:rPr>
          <w:rFonts w:ascii="Arial" w:hAnsi="Arial" w:cs="Times New Roman"/>
          <w:i/>
          <w:iCs/>
        </w:rPr>
        <w:t>.</w:t>
      </w:r>
    </w:p>
    <w:p w14:paraId="6CA794AC" w14:textId="77777777" w:rsidR="00096380" w:rsidRPr="00CE15D8" w:rsidRDefault="00096380" w:rsidP="00096380">
      <w:pPr>
        <w:pStyle w:val="Standard"/>
        <w:rPr>
          <w:rFonts w:ascii="Arial" w:hAnsi="Arial" w:cs="Times New Roman"/>
          <w:iCs/>
        </w:rPr>
      </w:pPr>
    </w:p>
    <w:p w14:paraId="73FF8883" w14:textId="5563E1E4" w:rsidR="00096380" w:rsidRPr="00CE15D8" w:rsidRDefault="00096380" w:rsidP="00096380">
      <w:pPr>
        <w:pStyle w:val="Standard"/>
        <w:spacing w:after="200" w:line="276" w:lineRule="auto"/>
        <w:rPr>
          <w:rFonts w:ascii="Arial" w:hAnsi="Arial" w:cs="Times New Roman"/>
          <w:iCs/>
          <w:color w:val="66CCFF"/>
          <w:sz w:val="28"/>
          <w:szCs w:val="28"/>
        </w:rPr>
      </w:pPr>
      <w:del w:id="421" w:author="Mattia Masci" w:date="2019-12-17T22:01:00Z">
        <w:r w:rsidRPr="00CE15D8" w:rsidDel="00E14F3E">
          <w:rPr>
            <w:rFonts w:ascii="Arial" w:hAnsi="Arial" w:cs="Times New Roman"/>
            <w:iCs/>
            <w:color w:val="66CCFF"/>
            <w:sz w:val="28"/>
            <w:szCs w:val="28"/>
          </w:rPr>
          <w:delText xml:space="preserve">LINGUAGGI </w:delText>
        </w:r>
      </w:del>
      <w:ins w:id="422" w:author="Mattia Masci" w:date="2019-12-17T22:01:00Z">
        <w:r w:rsidR="00E14F3E">
          <w:rPr>
            <w:rFonts w:ascii="Arial" w:hAnsi="Arial" w:cs="Times New Roman"/>
            <w:iCs/>
            <w:color w:val="66CCFF"/>
            <w:sz w:val="28"/>
            <w:szCs w:val="28"/>
          </w:rPr>
          <w:t>FRAMEWORK</w:t>
        </w:r>
        <w:r w:rsidR="00E14F3E" w:rsidRPr="00CE15D8">
          <w:rPr>
            <w:rFonts w:ascii="Arial" w:hAnsi="Arial" w:cs="Times New Roman"/>
            <w:iCs/>
            <w:color w:val="66CCFF"/>
            <w:sz w:val="28"/>
            <w:szCs w:val="28"/>
          </w:rPr>
          <w:t xml:space="preserve"> </w:t>
        </w:r>
      </w:ins>
      <w:ins w:id="423" w:author="Mattia Masci" w:date="2019-12-18T09:45:00Z">
        <w:r w:rsidR="00075A43">
          <w:rPr>
            <w:rFonts w:ascii="Arial" w:hAnsi="Arial" w:cs="Times New Roman"/>
            <w:iCs/>
            <w:color w:val="66CCFF"/>
            <w:sz w:val="28"/>
            <w:szCs w:val="28"/>
          </w:rPr>
          <w:t xml:space="preserve">E LINGUAGGI </w:t>
        </w:r>
      </w:ins>
      <w:r w:rsidRPr="00CE15D8">
        <w:rPr>
          <w:rFonts w:ascii="Arial" w:hAnsi="Arial" w:cs="Times New Roman"/>
          <w:iCs/>
          <w:color w:val="66CCFF"/>
          <w:sz w:val="28"/>
          <w:szCs w:val="28"/>
        </w:rPr>
        <w:t>UTILIZZATI</w:t>
      </w:r>
    </w:p>
    <w:p w14:paraId="2D24F783" w14:textId="2B2F7005" w:rsidR="00096380" w:rsidRPr="00CE15D8" w:rsidRDefault="00096380" w:rsidP="00096380">
      <w:pPr>
        <w:pStyle w:val="Standard"/>
        <w:spacing w:after="200" w:line="276" w:lineRule="auto"/>
        <w:rPr>
          <w:rFonts w:asciiTheme="majorHAnsi" w:hAnsiTheme="majorHAnsi" w:cs="Times New Roman"/>
          <w:iCs/>
        </w:rPr>
      </w:pPr>
      <w:r w:rsidRPr="00CE15D8">
        <w:rPr>
          <w:rFonts w:asciiTheme="majorHAnsi" w:hAnsiTheme="majorHAnsi" w:cs="Times New Roman"/>
          <w:iCs/>
        </w:rPr>
        <w:t xml:space="preserve">Per creare </w:t>
      </w:r>
      <w:del w:id="424" w:author="Mattia Masci" w:date="2019-12-17T22:00:00Z">
        <w:r w:rsidRPr="00CE15D8" w:rsidDel="005223C4">
          <w:rPr>
            <w:rFonts w:asciiTheme="majorHAnsi" w:hAnsiTheme="majorHAnsi" w:cs="Times New Roman"/>
            <w:iCs/>
          </w:rPr>
          <w:delText>le pagine web utilizzeremo un pacchetto di linguaggi noti come HTML, CSS, JavaScript e PHP</w:delText>
        </w:r>
      </w:del>
      <w:ins w:id="425" w:author="Mattia Masci" w:date="2019-12-17T22:00:00Z">
        <w:r w:rsidR="005223C4">
          <w:rPr>
            <w:rFonts w:asciiTheme="majorHAnsi" w:hAnsiTheme="majorHAnsi" w:cs="Times New Roman"/>
            <w:iCs/>
          </w:rPr>
          <w:t xml:space="preserve">il web service </w:t>
        </w:r>
      </w:ins>
      <w:ins w:id="426" w:author="Mattia Masci" w:date="2019-12-17T22:01:00Z">
        <w:r w:rsidR="00E14F3E">
          <w:rPr>
            <w:rFonts w:asciiTheme="majorHAnsi" w:hAnsiTheme="majorHAnsi" w:cs="Times New Roman"/>
            <w:iCs/>
          </w:rPr>
          <w:t xml:space="preserve">che implementerà il servizio della mappa utilizzeremo </w:t>
        </w:r>
        <w:r w:rsidR="00D8062D">
          <w:rPr>
            <w:rFonts w:asciiTheme="majorHAnsi" w:hAnsiTheme="majorHAnsi" w:cs="Times New Roman"/>
            <w:iCs/>
          </w:rPr>
          <w:t xml:space="preserve">primariamente </w:t>
        </w:r>
        <w:proofErr w:type="spellStart"/>
        <w:r w:rsidR="00D8062D">
          <w:rPr>
            <w:rFonts w:asciiTheme="majorHAnsi" w:hAnsiTheme="majorHAnsi" w:cs="Times New Roman"/>
            <w:iCs/>
          </w:rPr>
          <w:t>Laravel</w:t>
        </w:r>
      </w:ins>
      <w:proofErr w:type="spellEnd"/>
      <w:r w:rsidRPr="00CE15D8">
        <w:rPr>
          <w:rFonts w:asciiTheme="majorHAnsi" w:hAnsiTheme="majorHAnsi" w:cs="Times New Roman"/>
          <w:iCs/>
        </w:rPr>
        <w:t xml:space="preserve">. </w:t>
      </w:r>
      <w:del w:id="427" w:author="Mattia Masci" w:date="2019-12-17T22:02:00Z">
        <w:r w:rsidRPr="00CE15D8" w:rsidDel="00D8062D">
          <w:rPr>
            <w:rFonts w:asciiTheme="majorHAnsi" w:hAnsiTheme="majorHAnsi" w:cs="Times New Roman"/>
            <w:iCs/>
          </w:rPr>
          <w:delText xml:space="preserve">Questi ci consentiranno di creare un sito dinamico e di gestire al meglio tutte le transazioni, oltre che a creare un’interfaccia grafica completamente personalizzata. Tra l'altro abbiamo scelto </w:delText>
        </w:r>
        <w:r w:rsidRPr="00CE15D8" w:rsidDel="00D8062D">
          <w:rPr>
            <w:rFonts w:asciiTheme="majorHAnsi" w:hAnsiTheme="majorHAnsi"/>
            <w:iCs/>
            <w:color w:val="000000"/>
          </w:rPr>
          <w:delText>JavaScript perché sta guadagnando</w:delText>
        </w:r>
        <w:r w:rsidR="00432D65" w:rsidDel="00D8062D">
          <w:fldChar w:fldCharType="begin"/>
        </w:r>
        <w:r w:rsidR="00432D65" w:rsidDel="00D8062D">
          <w:delInstrText xml:space="preserve"> HYPERLINK "http://redmonk.com/sogrady/2016/07/20/language-rankings-6-16/" </w:delInstrText>
        </w:r>
        <w:r w:rsidR="00432D65" w:rsidDel="00D8062D">
          <w:fldChar w:fldCharType="separate"/>
        </w:r>
        <w:r w:rsidRPr="00CE15D8" w:rsidDel="00D8062D">
          <w:rPr>
            <w:rFonts w:asciiTheme="majorHAnsi" w:hAnsiTheme="majorHAnsi"/>
            <w:iCs/>
            <w:color w:val="000000"/>
            <w:shd w:val="clear" w:color="auto" w:fill="FFFFFF"/>
          </w:rPr>
          <w:delText> </w:delText>
        </w:r>
        <w:r w:rsidR="00432D65" w:rsidDel="00D8062D">
          <w:rPr>
            <w:rFonts w:asciiTheme="majorHAnsi" w:hAnsiTheme="majorHAnsi"/>
            <w:iCs/>
            <w:color w:val="000000"/>
            <w:shd w:val="clear" w:color="auto" w:fill="FFFFFF"/>
          </w:rPr>
          <w:fldChar w:fldCharType="end"/>
        </w:r>
        <w:r w:rsidR="00432D65" w:rsidDel="00D8062D">
          <w:fldChar w:fldCharType="begin"/>
        </w:r>
        <w:r w:rsidR="00432D65" w:rsidDel="00D8062D">
          <w:delInstrText xml:space="preserve"> HYPERLINK "http://redmonk.com/sogrady/2016/07/20/language-rankings-6-16/" </w:delInstrText>
        </w:r>
        <w:r w:rsidR="00432D65" w:rsidDel="00D8062D">
          <w:fldChar w:fldCharType="separate"/>
        </w:r>
        <w:r w:rsidRPr="00CE15D8" w:rsidDel="00D8062D">
          <w:rPr>
            <w:rFonts w:asciiTheme="majorHAnsi" w:hAnsiTheme="majorHAnsi"/>
            <w:iCs/>
            <w:color w:val="000000"/>
            <w:shd w:val="clear" w:color="auto" w:fill="FFFFFF"/>
          </w:rPr>
          <w:delText>sempre più impatto</w:delText>
        </w:r>
        <w:r w:rsidR="00432D65" w:rsidDel="00D8062D">
          <w:rPr>
            <w:rFonts w:asciiTheme="majorHAnsi" w:hAnsiTheme="majorHAnsi"/>
            <w:iCs/>
            <w:color w:val="000000"/>
            <w:shd w:val="clear" w:color="auto" w:fill="FFFFFF"/>
          </w:rPr>
          <w:fldChar w:fldCharType="end"/>
        </w:r>
        <w:r w:rsidRPr="00CE15D8" w:rsidDel="00D8062D">
          <w:rPr>
            <w:rFonts w:asciiTheme="majorHAnsi" w:hAnsiTheme="majorHAnsi"/>
            <w:iCs/>
            <w:color w:val="000000"/>
            <w:shd w:val="clear" w:color="auto" w:fill="FFFFFF"/>
          </w:rPr>
          <w:delText xml:space="preserve"> </w:delText>
        </w:r>
        <w:r w:rsidRPr="00CE15D8" w:rsidDel="00D8062D">
          <w:rPr>
            <w:rFonts w:asciiTheme="majorHAnsi" w:hAnsiTheme="majorHAnsi"/>
            <w:iCs/>
            <w:color w:val="000000"/>
          </w:rPr>
          <w:delText>ogni giorno e funziona quasi ovunque, minore sarà il codice scritto minori saranno gli errori, la distribuzione e la manutenzione.</w:delText>
        </w:r>
      </w:del>
    </w:p>
    <w:p w14:paraId="7E38220B" w14:textId="3BC7C694" w:rsidR="00096380" w:rsidRPr="00CE15D8" w:rsidRDefault="008265DE" w:rsidP="00096380">
      <w:pPr>
        <w:pStyle w:val="Standard"/>
        <w:spacing w:after="200" w:line="276" w:lineRule="auto"/>
        <w:rPr>
          <w:rFonts w:asciiTheme="majorHAnsi" w:hAnsiTheme="majorHAnsi"/>
        </w:rPr>
      </w:pPr>
      <w:ins w:id="428" w:author="Mattia Masci" w:date="2019-12-18T09:46:00Z">
        <w:r>
          <w:rPr>
            <w:rFonts w:asciiTheme="majorHAnsi" w:hAnsiTheme="majorHAnsi" w:cs="Times New Roman"/>
            <w:iCs/>
            <w:color w:val="000000"/>
          </w:rPr>
          <w:t>Integrerem</w:t>
        </w:r>
      </w:ins>
      <w:ins w:id="429" w:author="Mattia Masci" w:date="2019-12-18T09:47:00Z">
        <w:r>
          <w:rPr>
            <w:rFonts w:asciiTheme="majorHAnsi" w:hAnsiTheme="majorHAnsi" w:cs="Times New Roman"/>
            <w:iCs/>
            <w:color w:val="000000"/>
          </w:rPr>
          <w:t xml:space="preserve">o </w:t>
        </w:r>
        <w:r w:rsidR="00DF1C21">
          <w:rPr>
            <w:rFonts w:asciiTheme="majorHAnsi" w:hAnsiTheme="majorHAnsi" w:cs="Times New Roman"/>
            <w:iCs/>
            <w:color w:val="000000"/>
          </w:rPr>
          <w:t xml:space="preserve">il framework con MySQL </w:t>
        </w:r>
        <w:r w:rsidR="00A96460">
          <w:rPr>
            <w:rFonts w:asciiTheme="majorHAnsi" w:hAnsiTheme="majorHAnsi" w:cs="Times New Roman"/>
            <w:iCs/>
            <w:color w:val="000000"/>
          </w:rPr>
          <w:t xml:space="preserve">così da </w:t>
        </w:r>
      </w:ins>
      <w:ins w:id="430" w:author="Mattia Masci" w:date="2019-12-18T09:49:00Z">
        <w:r w:rsidR="00740E55">
          <w:rPr>
            <w:rFonts w:asciiTheme="majorHAnsi" w:hAnsiTheme="majorHAnsi" w:cs="Times New Roman"/>
            <w:iCs/>
            <w:color w:val="000000"/>
          </w:rPr>
          <w:t>interagire</w:t>
        </w:r>
      </w:ins>
      <w:ins w:id="431" w:author="Mattia Masci" w:date="2019-12-18T09:47:00Z">
        <w:r w:rsidR="00A96460">
          <w:rPr>
            <w:rFonts w:asciiTheme="majorHAnsi" w:hAnsiTheme="majorHAnsi" w:cs="Times New Roman"/>
            <w:iCs/>
            <w:color w:val="000000"/>
          </w:rPr>
          <w:t xml:space="preserve"> </w:t>
        </w:r>
      </w:ins>
      <w:ins w:id="432" w:author="Mattia Masci" w:date="2019-12-18T09:48:00Z">
        <w:r w:rsidR="004E3409">
          <w:rPr>
            <w:rFonts w:asciiTheme="majorHAnsi" w:hAnsiTheme="majorHAnsi" w:cs="Times New Roman"/>
            <w:iCs/>
            <w:color w:val="000000"/>
          </w:rPr>
          <w:t>attra</w:t>
        </w:r>
      </w:ins>
      <w:ins w:id="433" w:author="Mattia Masci" w:date="2019-12-18T09:49:00Z">
        <w:r w:rsidR="004E3409">
          <w:rPr>
            <w:rFonts w:asciiTheme="majorHAnsi" w:hAnsiTheme="majorHAnsi" w:cs="Times New Roman"/>
            <w:iCs/>
            <w:color w:val="000000"/>
          </w:rPr>
          <w:t>verso il</w:t>
        </w:r>
      </w:ins>
      <w:del w:id="434" w:author="Mattia Masci" w:date="2019-12-18T09:45:00Z">
        <w:r w:rsidR="00096380" w:rsidRPr="00CE15D8" w:rsidDel="00075A43">
          <w:rPr>
            <w:rFonts w:asciiTheme="majorHAnsi" w:hAnsiTheme="majorHAnsi" w:cs="Times New Roman"/>
            <w:iCs/>
            <w:color w:val="000000"/>
          </w:rPr>
          <w:delText>P</w:delText>
        </w:r>
      </w:del>
      <w:del w:id="435" w:author="Mattia Masci" w:date="2019-12-18T09:46:00Z">
        <w:r w:rsidR="00096380" w:rsidRPr="00CE15D8" w:rsidDel="00822FAC">
          <w:rPr>
            <w:rFonts w:asciiTheme="majorHAnsi" w:hAnsiTheme="majorHAnsi" w:cs="Times New Roman"/>
            <w:iCs/>
            <w:color w:val="000000"/>
          </w:rPr>
          <w:delText>er lo storage dei dati a</w:delText>
        </w:r>
        <w:r w:rsidR="00096380" w:rsidRPr="00CE15D8" w:rsidDel="00822FAC">
          <w:rPr>
            <w:rFonts w:asciiTheme="majorHAnsi" w:hAnsiTheme="majorHAnsi" w:cs="Times New Roman"/>
            <w:iCs/>
          </w:rPr>
          <w:delText xml:space="preserve">bbiamo deciso di utilizzare MySQL </w:delText>
        </w:r>
      </w:del>
      <w:del w:id="436" w:author="Mattia Masci" w:date="2019-12-18T09:45:00Z">
        <w:r w:rsidR="00096380" w:rsidRPr="00CE15D8" w:rsidDel="00075A43">
          <w:rPr>
            <w:rFonts w:asciiTheme="majorHAnsi" w:hAnsiTheme="majorHAnsi" w:cs="Times New Roman"/>
            <w:iCs/>
          </w:rPr>
          <w:delText xml:space="preserve">che si integra alla perfezione con </w:delText>
        </w:r>
      </w:del>
      <w:ins w:id="437" w:author="Mattia Masci" w:date="2019-12-18T09:47:00Z">
        <w:r w:rsidR="00A96460">
          <w:rPr>
            <w:rFonts w:asciiTheme="majorHAnsi" w:hAnsiTheme="majorHAnsi" w:cs="Times New Roman"/>
            <w:iCs/>
          </w:rPr>
          <w:t xml:space="preserve"> linguaggio</w:t>
        </w:r>
      </w:ins>
      <w:del w:id="438" w:author="Mattia Masci" w:date="2019-12-18T09:47:00Z">
        <w:r w:rsidR="00096380" w:rsidRPr="00CE15D8" w:rsidDel="00A96460">
          <w:rPr>
            <w:rFonts w:asciiTheme="majorHAnsi" w:hAnsiTheme="majorHAnsi" w:cs="Times New Roman"/>
            <w:iCs/>
          </w:rPr>
          <w:delText>il</w:delText>
        </w:r>
      </w:del>
      <w:r w:rsidR="00096380" w:rsidRPr="00CE15D8">
        <w:rPr>
          <w:rFonts w:asciiTheme="majorHAnsi" w:hAnsiTheme="majorHAnsi" w:cs="Times New Roman"/>
          <w:iCs/>
        </w:rPr>
        <w:t xml:space="preserve"> PHP.</w:t>
      </w:r>
    </w:p>
    <w:p w14:paraId="6F711E15" w14:textId="77777777" w:rsidR="00D8062D" w:rsidRDefault="00D8062D" w:rsidP="00A7042E">
      <w:pPr>
        <w:pStyle w:val="Standard"/>
        <w:spacing w:after="200" w:line="276" w:lineRule="auto"/>
        <w:rPr>
          <w:ins w:id="439" w:author="Mattia Masci" w:date="2019-12-17T22:02:00Z"/>
          <w:rFonts w:ascii="Arial" w:hAnsi="Arial" w:cs="Times New Roman"/>
          <w:iCs/>
          <w:color w:val="66CCFF"/>
          <w:sz w:val="28"/>
          <w:szCs w:val="28"/>
        </w:rPr>
      </w:pPr>
    </w:p>
    <w:p w14:paraId="50D62E25" w14:textId="77777777" w:rsidR="00740E55" w:rsidRDefault="00740E55" w:rsidP="00A7042E">
      <w:pPr>
        <w:pStyle w:val="Standard"/>
        <w:spacing w:after="200" w:line="276" w:lineRule="auto"/>
        <w:rPr>
          <w:ins w:id="440" w:author="Mattia Masci" w:date="2019-12-18T09:49:00Z"/>
          <w:rFonts w:ascii="Arial" w:hAnsi="Arial" w:cs="Times New Roman"/>
          <w:iCs/>
          <w:color w:val="66CCFF"/>
          <w:sz w:val="28"/>
          <w:szCs w:val="28"/>
        </w:rPr>
      </w:pPr>
    </w:p>
    <w:p w14:paraId="4A7F0ECF" w14:textId="7A19F4ED" w:rsidR="00A7042E" w:rsidRPr="00CD32C5" w:rsidRDefault="00A7042E" w:rsidP="00A7042E">
      <w:pPr>
        <w:pStyle w:val="Standard"/>
        <w:spacing w:after="200" w:line="276" w:lineRule="auto"/>
      </w:pPr>
      <w:r w:rsidRPr="00CD32C5">
        <w:rPr>
          <w:rFonts w:ascii="Arial" w:hAnsi="Arial" w:cs="Times New Roman"/>
          <w:iCs/>
          <w:color w:val="66CCFF"/>
          <w:sz w:val="28"/>
          <w:szCs w:val="28"/>
          <w:rPrChange w:id="441" w:author="Mattia Masci" w:date="2019-12-13T11:22:00Z">
            <w:rPr>
              <w:rFonts w:ascii="Arial" w:hAnsi="Arial" w:cs="Times New Roman"/>
              <w:i/>
              <w:iCs/>
              <w:color w:val="66CCFF"/>
              <w:sz w:val="28"/>
              <w:szCs w:val="28"/>
            </w:rPr>
          </w:rPrChange>
        </w:rPr>
        <w:t>MAPPA</w:t>
      </w:r>
      <w:ins w:id="442" w:author="Mattia Masci" w:date="2019-12-13T11:43:00Z">
        <w:r w:rsidR="00AE1092">
          <w:rPr>
            <w:rFonts w:ascii="Arial" w:hAnsi="Arial" w:cs="Times New Roman"/>
            <w:iCs/>
            <w:color w:val="66CCFF"/>
            <w:sz w:val="28"/>
            <w:szCs w:val="28"/>
          </w:rPr>
          <w:t xml:space="preserve"> E FILTRAGGIO</w:t>
        </w:r>
      </w:ins>
    </w:p>
    <w:p w14:paraId="0767FD22" w14:textId="77777777" w:rsidR="00A7042E" w:rsidRPr="00CD32C5" w:rsidRDefault="00A7042E" w:rsidP="00A7042E">
      <w:pPr>
        <w:pStyle w:val="Standard"/>
        <w:spacing w:after="200" w:line="276" w:lineRule="auto"/>
        <w:rPr>
          <w:rFonts w:asciiTheme="majorHAnsi" w:hAnsiTheme="majorHAnsi"/>
          <w:rPrChange w:id="443" w:author="Mattia Masci" w:date="2019-12-13T11:22:00Z">
            <w:rPr/>
          </w:rPrChange>
        </w:rPr>
      </w:pPr>
      <w:r w:rsidRPr="00CD32C5">
        <w:rPr>
          <w:rFonts w:asciiTheme="majorHAnsi" w:hAnsiTheme="majorHAnsi" w:cs="Times New Roman"/>
          <w:iCs/>
          <w:rPrChange w:id="444" w:author="Mattia Masci" w:date="2019-12-13T11:22:00Z">
            <w:rPr>
              <w:rFonts w:ascii="Arial" w:hAnsi="Arial" w:cs="Times New Roman"/>
              <w:iCs/>
            </w:rPr>
          </w:rPrChange>
        </w:rPr>
        <w:t>Abbiamo deciso che la scelta migliore è incorporare la mappa di Google nella nostra pagina visto il poco tempo a disposizione. La mappa sarà sempre visibile nella homepage e verrà inizializzata con icone diverse a seconda dell'utente che esegue il login.</w:t>
      </w:r>
    </w:p>
    <w:p w14:paraId="3B66C457" w14:textId="0D0FEB7E" w:rsidR="00A7042E" w:rsidRDefault="00A7042E" w:rsidP="00A7042E">
      <w:pPr>
        <w:pStyle w:val="Standard"/>
        <w:spacing w:after="200" w:line="276" w:lineRule="auto"/>
        <w:rPr>
          <w:ins w:id="445" w:author="Mattia Masci" w:date="2019-12-13T11:42:00Z"/>
          <w:rFonts w:asciiTheme="majorHAnsi" w:hAnsiTheme="majorHAnsi" w:cs="Times New Roman"/>
          <w:iCs/>
        </w:rPr>
      </w:pPr>
      <w:r w:rsidRPr="00CD32C5">
        <w:rPr>
          <w:rFonts w:asciiTheme="majorHAnsi" w:hAnsiTheme="majorHAnsi" w:cs="Times New Roman"/>
          <w:iCs/>
          <w:rPrChange w:id="446" w:author="Mattia Masci" w:date="2019-12-13T11:22:00Z">
            <w:rPr>
              <w:rFonts w:ascii="Arial" w:hAnsi="Arial" w:cs="Times New Roman"/>
              <w:iCs/>
            </w:rPr>
          </w:rPrChange>
        </w:rPr>
        <w:t>Andremo a costruire il database in modo da poter fornire questa visualizzazione diversificata dei POI.</w:t>
      </w:r>
    </w:p>
    <w:p w14:paraId="3F40A4DF" w14:textId="43F1EDDA" w:rsidR="00AE1092" w:rsidRDefault="00AE1092" w:rsidP="00AE1092">
      <w:pPr>
        <w:pStyle w:val="Standard"/>
        <w:spacing w:after="300" w:line="276" w:lineRule="auto"/>
        <w:rPr>
          <w:ins w:id="447" w:author="Mattia Masci" w:date="2019-12-21T09:38:00Z"/>
          <w:rFonts w:asciiTheme="majorHAnsi" w:hAnsiTheme="majorHAnsi" w:cs="Times New Roman"/>
          <w:iCs/>
          <w:color w:val="000000"/>
          <w:spacing w:val="5"/>
        </w:rPr>
      </w:pPr>
      <w:ins w:id="448" w:author="Mattia Masci" w:date="2019-12-13T11:42:00Z">
        <w:r w:rsidRPr="00C928C9">
          <w:rPr>
            <w:rFonts w:asciiTheme="majorHAnsi" w:hAnsiTheme="majorHAnsi" w:cs="Times New Roman"/>
            <w:iCs/>
            <w:color w:val="000000"/>
            <w:spacing w:val="5"/>
          </w:rPr>
          <w:t xml:space="preserve">Faremo in modo di mostrare all’utente un menù per la selezione dei POI in modo da permettere una ricerca più naturale di questi. </w:t>
        </w:r>
      </w:ins>
      <w:ins w:id="449" w:author="Mattia Masci" w:date="2019-12-22T21:07:00Z">
        <w:r w:rsidR="00417BC7">
          <w:rPr>
            <w:rFonts w:asciiTheme="majorHAnsi" w:hAnsiTheme="majorHAnsi" w:cs="Times New Roman"/>
            <w:iCs/>
            <w:color w:val="000000"/>
            <w:spacing w:val="5"/>
          </w:rPr>
          <w:t xml:space="preserve">Nel </w:t>
        </w:r>
        <w:proofErr w:type="spellStart"/>
        <w:r w:rsidR="00417BC7">
          <w:rPr>
            <w:rFonts w:asciiTheme="majorHAnsi" w:hAnsiTheme="majorHAnsi" w:cs="Times New Roman"/>
            <w:iCs/>
            <w:color w:val="000000"/>
            <w:spacing w:val="5"/>
          </w:rPr>
          <w:t>menù</w:t>
        </w:r>
        <w:proofErr w:type="spellEnd"/>
        <w:r w:rsidR="00417BC7">
          <w:rPr>
            <w:rFonts w:asciiTheme="majorHAnsi" w:hAnsiTheme="majorHAnsi" w:cs="Times New Roman"/>
            <w:iCs/>
            <w:color w:val="000000"/>
            <w:spacing w:val="5"/>
          </w:rPr>
          <w:t xml:space="preserve"> principale </w:t>
        </w:r>
      </w:ins>
      <w:ins w:id="450" w:author="Mattia Masci" w:date="2019-12-22T21:08:00Z">
        <w:r w:rsidR="00F048C7">
          <w:rPr>
            <w:rFonts w:asciiTheme="majorHAnsi" w:hAnsiTheme="majorHAnsi" w:cs="Times New Roman"/>
            <w:iCs/>
            <w:color w:val="000000"/>
            <w:spacing w:val="5"/>
          </w:rPr>
          <w:t>si potrà scegliere tra</w:t>
        </w:r>
      </w:ins>
      <w:ins w:id="451" w:author="Mattia Masci" w:date="2019-12-13T11:42:00Z">
        <w:r w:rsidRPr="00C928C9">
          <w:rPr>
            <w:rFonts w:asciiTheme="majorHAnsi" w:hAnsiTheme="majorHAnsi" w:cs="Times New Roman"/>
            <w:iCs/>
            <w:color w:val="000000"/>
            <w:spacing w:val="5"/>
          </w:rPr>
          <w:t xml:space="preserve"> Edifici</w:t>
        </w:r>
      </w:ins>
      <w:ins w:id="452" w:author="Mattia Masci" w:date="2019-12-22T21:08:00Z">
        <w:r w:rsidR="00F048C7">
          <w:rPr>
            <w:rFonts w:asciiTheme="majorHAnsi" w:hAnsiTheme="majorHAnsi" w:cs="Times New Roman"/>
            <w:iCs/>
            <w:color w:val="000000"/>
            <w:spacing w:val="5"/>
          </w:rPr>
          <w:t xml:space="preserve"> e</w:t>
        </w:r>
      </w:ins>
      <w:ins w:id="453" w:author="Mattia Masci" w:date="2019-12-13T11:42:00Z">
        <w:r w:rsidRPr="00C928C9">
          <w:rPr>
            <w:rFonts w:asciiTheme="majorHAnsi" w:hAnsiTheme="majorHAnsi" w:cs="Times New Roman"/>
            <w:iCs/>
            <w:color w:val="000000"/>
            <w:spacing w:val="5"/>
          </w:rPr>
          <w:t xml:space="preserve"> Fornitori di Servizi</w:t>
        </w:r>
        <w:r>
          <w:rPr>
            <w:rFonts w:asciiTheme="majorHAnsi" w:hAnsiTheme="majorHAnsi" w:cs="Times New Roman"/>
            <w:iCs/>
            <w:color w:val="000000"/>
            <w:spacing w:val="5"/>
          </w:rPr>
          <w:t xml:space="preserve"> (POI)</w:t>
        </w:r>
      </w:ins>
      <w:ins w:id="454" w:author="Mattia Masci" w:date="2019-12-22T21:08:00Z">
        <w:r w:rsidR="00F048C7">
          <w:rPr>
            <w:rFonts w:asciiTheme="majorHAnsi" w:hAnsiTheme="majorHAnsi" w:cs="Times New Roman"/>
            <w:iCs/>
            <w:color w:val="000000"/>
            <w:spacing w:val="5"/>
          </w:rPr>
          <w:t xml:space="preserve">, </w:t>
        </w:r>
      </w:ins>
      <w:ins w:id="455" w:author="Mattia Masci" w:date="2019-12-13T11:43:00Z">
        <w:r w:rsidRPr="00C928C9">
          <w:rPr>
            <w:rFonts w:asciiTheme="majorHAnsi" w:hAnsiTheme="majorHAnsi" w:cs="Times New Roman"/>
            <w:iCs/>
            <w:color w:val="000000"/>
            <w:spacing w:val="5"/>
          </w:rPr>
          <w:t>cliccando su ciascuna di queste gli verranno visualizzate tutte le opzioni disponibili.</w:t>
        </w:r>
      </w:ins>
    </w:p>
    <w:p w14:paraId="3C83CF79" w14:textId="66DB84E8" w:rsidR="00017B43" w:rsidRDefault="003432B9" w:rsidP="00AE1092">
      <w:pPr>
        <w:pStyle w:val="Standard"/>
        <w:spacing w:after="300" w:line="276" w:lineRule="auto"/>
        <w:rPr>
          <w:ins w:id="456" w:author="Mattia Masci" w:date="2019-12-17T15:07:00Z"/>
          <w:rFonts w:asciiTheme="majorHAnsi" w:hAnsiTheme="majorHAnsi" w:cs="Times New Roman"/>
          <w:iCs/>
          <w:color w:val="000000"/>
          <w:spacing w:val="5"/>
        </w:rPr>
      </w:pPr>
      <w:ins w:id="457" w:author="Mattia Masci" w:date="2019-12-21T09:38:00Z">
        <w:r>
          <w:rPr>
            <w:rFonts w:asciiTheme="majorHAnsi" w:hAnsiTheme="majorHAnsi" w:cs="Times New Roman"/>
            <w:iCs/>
            <w:color w:val="000000"/>
            <w:spacing w:val="5"/>
          </w:rPr>
          <w:lastRenderedPageBreak/>
          <w:t xml:space="preserve">Cliccando su </w:t>
        </w:r>
      </w:ins>
      <w:ins w:id="458" w:author="Mattia Masci" w:date="2019-12-21T09:39:00Z">
        <w:r>
          <w:rPr>
            <w:rFonts w:asciiTheme="majorHAnsi" w:hAnsiTheme="majorHAnsi" w:cs="Times New Roman"/>
            <w:iCs/>
            <w:color w:val="000000"/>
            <w:spacing w:val="5"/>
          </w:rPr>
          <w:t>Edifici verrà mostrato un elenco d</w:t>
        </w:r>
      </w:ins>
      <w:ins w:id="459" w:author="Mattia Masci" w:date="2019-12-21T12:31:00Z">
        <w:r w:rsidR="002C13DB">
          <w:rPr>
            <w:rFonts w:asciiTheme="majorHAnsi" w:hAnsiTheme="majorHAnsi" w:cs="Times New Roman"/>
            <w:iCs/>
            <w:color w:val="000000"/>
            <w:spacing w:val="5"/>
          </w:rPr>
          <w:t>ei vari Dipartimenti</w:t>
        </w:r>
      </w:ins>
      <w:ins w:id="460" w:author="Mattia Masci" w:date="2019-12-21T09:39:00Z">
        <w:r>
          <w:rPr>
            <w:rFonts w:asciiTheme="majorHAnsi" w:hAnsiTheme="majorHAnsi" w:cs="Times New Roman"/>
            <w:iCs/>
            <w:color w:val="000000"/>
            <w:spacing w:val="5"/>
          </w:rPr>
          <w:t xml:space="preserve"> </w:t>
        </w:r>
      </w:ins>
      <w:ins w:id="461" w:author="Mattia Masci" w:date="2019-12-21T12:31:00Z">
        <w:r w:rsidR="00AE68D8">
          <w:rPr>
            <w:rFonts w:asciiTheme="majorHAnsi" w:hAnsiTheme="majorHAnsi" w:cs="Times New Roman"/>
            <w:iCs/>
            <w:color w:val="000000"/>
            <w:spacing w:val="5"/>
          </w:rPr>
          <w:t xml:space="preserve">riguardanti </w:t>
        </w:r>
        <w:proofErr w:type="gramStart"/>
        <w:r w:rsidR="00AE68D8">
          <w:rPr>
            <w:rFonts w:asciiTheme="majorHAnsi" w:hAnsiTheme="majorHAnsi" w:cs="Times New Roman"/>
            <w:iCs/>
            <w:color w:val="000000"/>
            <w:spacing w:val="5"/>
          </w:rPr>
          <w:t>l’</w:t>
        </w:r>
      </w:ins>
      <w:ins w:id="462" w:author="Mattia Masci" w:date="2019-12-21T09:40:00Z">
        <w:r>
          <w:rPr>
            <w:rFonts w:asciiTheme="majorHAnsi" w:hAnsiTheme="majorHAnsi" w:cs="Times New Roman"/>
            <w:iCs/>
            <w:color w:val="000000"/>
            <w:spacing w:val="5"/>
          </w:rPr>
          <w:t>Ateneo ,</w:t>
        </w:r>
        <w:proofErr w:type="gramEnd"/>
        <w:r>
          <w:rPr>
            <w:rFonts w:asciiTheme="majorHAnsi" w:hAnsiTheme="majorHAnsi" w:cs="Times New Roman"/>
            <w:iCs/>
            <w:color w:val="000000"/>
            <w:spacing w:val="5"/>
          </w:rPr>
          <w:t xml:space="preserve"> ognun</w:t>
        </w:r>
      </w:ins>
      <w:ins w:id="463" w:author="Mattia Masci" w:date="2019-12-21T12:31:00Z">
        <w:r w:rsidR="00AE68D8">
          <w:rPr>
            <w:rFonts w:asciiTheme="majorHAnsi" w:hAnsiTheme="majorHAnsi" w:cs="Times New Roman"/>
            <w:iCs/>
            <w:color w:val="000000"/>
            <w:spacing w:val="5"/>
          </w:rPr>
          <w:t>o</w:t>
        </w:r>
      </w:ins>
      <w:ins w:id="464" w:author="Mattia Masci" w:date="2019-12-21T09:41:00Z">
        <w:r>
          <w:rPr>
            <w:rFonts w:asciiTheme="majorHAnsi" w:hAnsiTheme="majorHAnsi" w:cs="Times New Roman"/>
            <w:iCs/>
            <w:color w:val="000000"/>
            <w:spacing w:val="5"/>
          </w:rPr>
          <w:t xml:space="preserve"> di </w:t>
        </w:r>
      </w:ins>
      <w:ins w:id="465" w:author="Mattia Masci" w:date="2019-12-21T12:31:00Z">
        <w:r w:rsidR="00AE68D8">
          <w:rPr>
            <w:rFonts w:asciiTheme="majorHAnsi" w:hAnsiTheme="majorHAnsi" w:cs="Times New Roman"/>
            <w:iCs/>
            <w:color w:val="000000"/>
            <w:spacing w:val="5"/>
          </w:rPr>
          <w:t>questi</w:t>
        </w:r>
      </w:ins>
      <w:ins w:id="466" w:author="Mattia Masci" w:date="2019-12-21T09:41:00Z">
        <w:r>
          <w:rPr>
            <w:rFonts w:asciiTheme="majorHAnsi" w:hAnsiTheme="majorHAnsi" w:cs="Times New Roman"/>
            <w:iCs/>
            <w:color w:val="000000"/>
            <w:spacing w:val="5"/>
          </w:rPr>
          <w:t xml:space="preserve"> sarà collegat</w:t>
        </w:r>
      </w:ins>
      <w:ins w:id="467" w:author="Mattia Masci" w:date="2019-12-21T12:31:00Z">
        <w:r w:rsidR="00AE68D8">
          <w:rPr>
            <w:rFonts w:asciiTheme="majorHAnsi" w:hAnsiTheme="majorHAnsi" w:cs="Times New Roman"/>
            <w:iCs/>
            <w:color w:val="000000"/>
            <w:spacing w:val="5"/>
          </w:rPr>
          <w:t>o</w:t>
        </w:r>
      </w:ins>
      <w:ins w:id="468" w:author="Mattia Masci" w:date="2019-12-21T09:41:00Z">
        <w:r>
          <w:rPr>
            <w:rFonts w:asciiTheme="majorHAnsi" w:hAnsiTheme="majorHAnsi" w:cs="Times New Roman"/>
            <w:iCs/>
            <w:color w:val="000000"/>
            <w:spacing w:val="5"/>
          </w:rPr>
          <w:t xml:space="preserve"> con uno o più edifici che verranno rappresentati sulla mappa</w:t>
        </w:r>
      </w:ins>
      <w:ins w:id="469" w:author="Mattia Masci" w:date="2019-12-21T09:42:00Z">
        <w:r>
          <w:rPr>
            <w:rFonts w:asciiTheme="majorHAnsi" w:hAnsiTheme="majorHAnsi" w:cs="Times New Roman"/>
            <w:iCs/>
            <w:color w:val="000000"/>
            <w:spacing w:val="5"/>
          </w:rPr>
          <w:t xml:space="preserve"> se richiesto dall’utente.</w:t>
        </w:r>
      </w:ins>
      <w:ins w:id="470" w:author="Mattia Masci" w:date="2019-12-22T21:08:00Z">
        <w:r w:rsidR="00F048C7">
          <w:rPr>
            <w:rFonts w:asciiTheme="majorHAnsi" w:hAnsiTheme="majorHAnsi" w:cs="Times New Roman"/>
            <w:iCs/>
            <w:color w:val="000000"/>
            <w:spacing w:val="5"/>
          </w:rPr>
          <w:t xml:space="preserve"> </w:t>
        </w:r>
        <w:proofErr w:type="gramStart"/>
        <w:r w:rsidR="00517C9A">
          <w:rPr>
            <w:rFonts w:asciiTheme="majorHAnsi" w:hAnsiTheme="majorHAnsi" w:cs="Times New Roman"/>
            <w:iCs/>
            <w:color w:val="000000"/>
            <w:spacing w:val="5"/>
          </w:rPr>
          <w:t>Inoltre</w:t>
        </w:r>
        <w:proofErr w:type="gramEnd"/>
        <w:r w:rsidR="00517C9A">
          <w:rPr>
            <w:rFonts w:asciiTheme="majorHAnsi" w:hAnsiTheme="majorHAnsi" w:cs="Times New Roman"/>
            <w:iCs/>
            <w:color w:val="000000"/>
            <w:spacing w:val="5"/>
          </w:rPr>
          <w:t xml:space="preserve"> una volta scelto un edificio </w:t>
        </w:r>
      </w:ins>
      <w:ins w:id="471" w:author="Mattia Masci" w:date="2019-12-22T21:10:00Z">
        <w:r w:rsidR="00500601">
          <w:rPr>
            <w:rFonts w:asciiTheme="majorHAnsi" w:hAnsiTheme="majorHAnsi" w:cs="Times New Roman"/>
            <w:iCs/>
            <w:color w:val="000000"/>
            <w:spacing w:val="5"/>
          </w:rPr>
          <w:t xml:space="preserve">sarà fornita un’opzione </w:t>
        </w:r>
      </w:ins>
      <w:ins w:id="472" w:author="Mattia Masci" w:date="2019-12-22T21:11:00Z">
        <w:r w:rsidR="00500601">
          <w:rPr>
            <w:rFonts w:asciiTheme="majorHAnsi" w:hAnsiTheme="majorHAnsi" w:cs="Times New Roman"/>
            <w:iCs/>
            <w:color w:val="000000"/>
            <w:spacing w:val="5"/>
          </w:rPr>
          <w:t>per</w:t>
        </w:r>
      </w:ins>
      <w:ins w:id="473" w:author="Mattia Masci" w:date="2019-12-22T21:09:00Z">
        <w:r w:rsidR="00517C9A">
          <w:rPr>
            <w:rFonts w:asciiTheme="majorHAnsi" w:hAnsiTheme="majorHAnsi" w:cs="Times New Roman"/>
            <w:iCs/>
            <w:color w:val="000000"/>
            <w:spacing w:val="5"/>
          </w:rPr>
          <w:t xml:space="preserve"> elencare tutti gli Uffici al suo interno</w:t>
        </w:r>
        <w:r w:rsidR="007E02BF">
          <w:rPr>
            <w:rFonts w:asciiTheme="majorHAnsi" w:hAnsiTheme="majorHAnsi" w:cs="Times New Roman"/>
            <w:iCs/>
            <w:color w:val="000000"/>
            <w:spacing w:val="5"/>
          </w:rPr>
          <w:t xml:space="preserve"> (ve</w:t>
        </w:r>
        <w:r w:rsidR="004368DF">
          <w:rPr>
            <w:rFonts w:asciiTheme="majorHAnsi" w:hAnsiTheme="majorHAnsi" w:cs="Times New Roman"/>
            <w:iCs/>
            <w:color w:val="000000"/>
            <w:spacing w:val="5"/>
          </w:rPr>
          <w:t>rrà mostrata una lista d</w:t>
        </w:r>
      </w:ins>
      <w:ins w:id="474" w:author="Mattia Masci" w:date="2019-12-22T21:10:00Z">
        <w:r w:rsidR="004368DF">
          <w:rPr>
            <w:rFonts w:asciiTheme="majorHAnsi" w:hAnsiTheme="majorHAnsi" w:cs="Times New Roman"/>
            <w:iCs/>
            <w:color w:val="000000"/>
            <w:spacing w:val="5"/>
          </w:rPr>
          <w:t>ei professori attinenti ai vari uffici).</w:t>
        </w:r>
      </w:ins>
      <w:ins w:id="475" w:author="Mattia Masci" w:date="2019-12-22T21:11:00Z">
        <w:r w:rsidR="00500601">
          <w:rPr>
            <w:rFonts w:asciiTheme="majorHAnsi" w:hAnsiTheme="majorHAnsi" w:cs="Times New Roman"/>
            <w:iCs/>
            <w:color w:val="000000"/>
            <w:spacing w:val="5"/>
          </w:rPr>
          <w:t xml:space="preserve"> </w:t>
        </w:r>
      </w:ins>
      <w:ins w:id="476" w:author="Mattia Masci" w:date="2019-12-17T15:01:00Z">
        <w:r w:rsidR="00017B43">
          <w:rPr>
            <w:rFonts w:asciiTheme="majorHAnsi" w:hAnsiTheme="majorHAnsi" w:cs="Times New Roman"/>
            <w:iCs/>
            <w:color w:val="000000"/>
            <w:spacing w:val="5"/>
          </w:rPr>
          <w:t>Cliccando su</w:t>
        </w:r>
      </w:ins>
      <w:ins w:id="477" w:author="Mattia Masci" w:date="2019-12-22T21:11:00Z">
        <w:r w:rsidR="00500601">
          <w:rPr>
            <w:rFonts w:asciiTheme="majorHAnsi" w:hAnsiTheme="majorHAnsi" w:cs="Times New Roman"/>
            <w:iCs/>
            <w:color w:val="000000"/>
            <w:spacing w:val="5"/>
          </w:rPr>
          <w:t xml:space="preserve"> uno specifico Professore </w:t>
        </w:r>
      </w:ins>
      <w:ins w:id="478" w:author="Mattia Masci" w:date="2019-12-22T21:14:00Z">
        <w:r w:rsidR="00F91EFF">
          <w:rPr>
            <w:rFonts w:asciiTheme="majorHAnsi" w:hAnsiTheme="majorHAnsi" w:cs="Times New Roman"/>
            <w:iCs/>
            <w:color w:val="000000"/>
            <w:spacing w:val="5"/>
          </w:rPr>
          <w:t xml:space="preserve">si visualizzeranno gli Uffici </w:t>
        </w:r>
        <w:r w:rsidR="006D43C1">
          <w:rPr>
            <w:rFonts w:asciiTheme="majorHAnsi" w:hAnsiTheme="majorHAnsi" w:cs="Times New Roman"/>
            <w:iCs/>
            <w:color w:val="000000"/>
            <w:spacing w:val="5"/>
          </w:rPr>
          <w:t>che gli appartengono con</w:t>
        </w:r>
      </w:ins>
      <w:ins w:id="479" w:author="Mattia Masci" w:date="2019-12-22T21:15:00Z">
        <w:r w:rsidR="006D43C1">
          <w:rPr>
            <w:rFonts w:asciiTheme="majorHAnsi" w:hAnsiTheme="majorHAnsi" w:cs="Times New Roman"/>
            <w:iCs/>
            <w:color w:val="000000"/>
            <w:spacing w:val="5"/>
          </w:rPr>
          <w:t xml:space="preserve"> </w:t>
        </w:r>
      </w:ins>
      <w:ins w:id="480" w:author="Mattia Masci" w:date="2019-12-17T15:03:00Z">
        <w:r w:rsidR="00017B43">
          <w:rPr>
            <w:rFonts w:asciiTheme="majorHAnsi" w:hAnsiTheme="majorHAnsi" w:cs="Times New Roman"/>
            <w:iCs/>
            <w:color w:val="000000"/>
            <w:spacing w:val="5"/>
          </w:rPr>
          <w:t xml:space="preserve">un commento </w:t>
        </w:r>
      </w:ins>
      <w:ins w:id="481" w:author="Mattia Masci" w:date="2019-12-22T21:15:00Z">
        <w:r w:rsidR="006D43C1">
          <w:rPr>
            <w:rFonts w:asciiTheme="majorHAnsi" w:hAnsiTheme="majorHAnsi" w:cs="Times New Roman"/>
            <w:iCs/>
            <w:color w:val="000000"/>
            <w:spacing w:val="5"/>
          </w:rPr>
          <w:t xml:space="preserve">che </w:t>
        </w:r>
      </w:ins>
      <w:ins w:id="482" w:author="Mattia Masci" w:date="2019-12-17T15:04:00Z">
        <w:r w:rsidR="00017B43">
          <w:rPr>
            <w:rFonts w:asciiTheme="majorHAnsi" w:hAnsiTheme="majorHAnsi" w:cs="Times New Roman"/>
            <w:iCs/>
            <w:color w:val="000000"/>
            <w:spacing w:val="5"/>
          </w:rPr>
          <w:t>specificherà</w:t>
        </w:r>
      </w:ins>
      <w:ins w:id="483" w:author="Mattia Masci" w:date="2019-12-17T15:03:00Z">
        <w:r w:rsidR="00017B43">
          <w:rPr>
            <w:rFonts w:asciiTheme="majorHAnsi" w:hAnsiTheme="majorHAnsi" w:cs="Times New Roman"/>
            <w:iCs/>
            <w:color w:val="000000"/>
            <w:spacing w:val="5"/>
          </w:rPr>
          <w:t xml:space="preserve"> il piano in cui </w:t>
        </w:r>
      </w:ins>
      <w:ins w:id="484" w:author="Mattia Masci" w:date="2019-12-22T21:15:00Z">
        <w:r w:rsidR="006D43C1">
          <w:rPr>
            <w:rFonts w:asciiTheme="majorHAnsi" w:hAnsiTheme="majorHAnsi" w:cs="Times New Roman"/>
            <w:iCs/>
            <w:color w:val="000000"/>
            <w:spacing w:val="5"/>
          </w:rPr>
          <w:t>sono</w:t>
        </w:r>
      </w:ins>
      <w:ins w:id="485" w:author="Mattia Masci" w:date="2019-12-17T15:03:00Z">
        <w:r w:rsidR="00017B43">
          <w:rPr>
            <w:rFonts w:asciiTheme="majorHAnsi" w:hAnsiTheme="majorHAnsi" w:cs="Times New Roman"/>
            <w:iCs/>
            <w:color w:val="000000"/>
            <w:spacing w:val="5"/>
          </w:rPr>
          <w:t xml:space="preserve"> situat</w:t>
        </w:r>
      </w:ins>
      <w:ins w:id="486" w:author="Mattia Masci" w:date="2019-12-22T21:15:00Z">
        <w:r w:rsidR="006D43C1">
          <w:rPr>
            <w:rFonts w:asciiTheme="majorHAnsi" w:hAnsiTheme="majorHAnsi" w:cs="Times New Roman"/>
            <w:iCs/>
            <w:color w:val="000000"/>
            <w:spacing w:val="5"/>
          </w:rPr>
          <w:t>i</w:t>
        </w:r>
      </w:ins>
      <w:ins w:id="487" w:author="Mattia Masci" w:date="2019-12-22T21:12:00Z">
        <w:r w:rsidR="003A5C53">
          <w:rPr>
            <w:rFonts w:asciiTheme="majorHAnsi" w:hAnsiTheme="majorHAnsi" w:cs="Times New Roman"/>
            <w:iCs/>
            <w:color w:val="000000"/>
            <w:spacing w:val="5"/>
          </w:rPr>
          <w:t xml:space="preserve"> all’interno dell’Edificio selezionato</w:t>
        </w:r>
      </w:ins>
      <w:ins w:id="488" w:author="Mattia Masci" w:date="2019-12-17T15:03:00Z">
        <w:r w:rsidR="00017B43">
          <w:rPr>
            <w:rFonts w:asciiTheme="majorHAnsi" w:hAnsiTheme="majorHAnsi" w:cs="Times New Roman"/>
            <w:iCs/>
            <w:color w:val="000000"/>
            <w:spacing w:val="5"/>
          </w:rPr>
          <w:t>.</w:t>
        </w:r>
      </w:ins>
    </w:p>
    <w:p w14:paraId="6E773C09" w14:textId="7C4207EC" w:rsidR="00EB1042" w:rsidRPr="00C928C9" w:rsidRDefault="00EB1042" w:rsidP="00AE1092">
      <w:pPr>
        <w:pStyle w:val="Standard"/>
        <w:spacing w:after="300" w:line="276" w:lineRule="auto"/>
        <w:rPr>
          <w:ins w:id="489" w:author="Mattia Masci" w:date="2019-12-13T11:43:00Z"/>
          <w:rFonts w:asciiTheme="majorHAnsi" w:hAnsiTheme="majorHAnsi" w:cs="Times New Roman"/>
          <w:iCs/>
          <w:color w:val="000000"/>
          <w:spacing w:val="5"/>
        </w:rPr>
      </w:pPr>
      <w:ins w:id="490" w:author="Mattia Masci" w:date="2019-12-17T15:07:00Z">
        <w:r>
          <w:rPr>
            <w:rFonts w:asciiTheme="majorHAnsi" w:hAnsiTheme="majorHAnsi" w:cs="Times New Roman"/>
            <w:iCs/>
            <w:color w:val="000000"/>
            <w:spacing w:val="5"/>
          </w:rPr>
          <w:t xml:space="preserve">Uno dei </w:t>
        </w:r>
      </w:ins>
      <w:ins w:id="491" w:author="Mattia Masci" w:date="2019-12-17T15:08:00Z">
        <w:r>
          <w:rPr>
            <w:rFonts w:asciiTheme="majorHAnsi" w:hAnsiTheme="majorHAnsi" w:cs="Times New Roman"/>
            <w:iCs/>
            <w:color w:val="000000"/>
            <w:spacing w:val="5"/>
          </w:rPr>
          <w:t>nostri scopi è rendere la visualizzazione il più possibile ordinata e pulita</w:t>
        </w:r>
      </w:ins>
      <w:ins w:id="492" w:author="Mattia Masci" w:date="2019-12-17T15:09:00Z">
        <w:r>
          <w:rPr>
            <w:rFonts w:asciiTheme="majorHAnsi" w:hAnsiTheme="majorHAnsi" w:cs="Times New Roman"/>
            <w:iCs/>
            <w:color w:val="000000"/>
            <w:spacing w:val="5"/>
          </w:rPr>
          <w:t xml:space="preserve"> per cui discutendo sui vari ca</w:t>
        </w:r>
      </w:ins>
      <w:ins w:id="493" w:author="Mattia Masci" w:date="2019-12-17T15:14:00Z">
        <w:r>
          <w:rPr>
            <w:rFonts w:asciiTheme="majorHAnsi" w:hAnsiTheme="majorHAnsi" w:cs="Times New Roman"/>
            <w:iCs/>
            <w:color w:val="000000"/>
            <w:spacing w:val="5"/>
          </w:rPr>
          <w:t>s</w:t>
        </w:r>
      </w:ins>
      <w:ins w:id="494" w:author="Mattia Masci" w:date="2019-12-17T15:09:00Z">
        <w:r>
          <w:rPr>
            <w:rFonts w:asciiTheme="majorHAnsi" w:hAnsiTheme="majorHAnsi" w:cs="Times New Roman"/>
            <w:iCs/>
            <w:color w:val="000000"/>
            <w:spacing w:val="5"/>
          </w:rPr>
          <w:t>i abbiamo preso queste decisioni:</w:t>
        </w:r>
      </w:ins>
    </w:p>
    <w:p w14:paraId="2E01E2D1" w14:textId="6817AD55" w:rsidR="00AE1092" w:rsidRDefault="00017B43">
      <w:pPr>
        <w:pStyle w:val="Standard"/>
        <w:numPr>
          <w:ilvl w:val="0"/>
          <w:numId w:val="45"/>
        </w:numPr>
        <w:spacing w:after="300" w:line="276" w:lineRule="auto"/>
        <w:rPr>
          <w:ins w:id="495" w:author="Mattia Masci" w:date="2019-12-17T15:05:00Z"/>
          <w:rFonts w:asciiTheme="majorHAnsi" w:hAnsiTheme="majorHAnsi" w:cs="Times New Roman"/>
          <w:iCs/>
          <w:color w:val="000000"/>
          <w:spacing w:val="5"/>
        </w:rPr>
        <w:pPrChange w:id="496" w:author="Mattia Masci" w:date="2019-12-17T15:25:00Z">
          <w:pPr>
            <w:pStyle w:val="Standard"/>
            <w:spacing w:after="300" w:line="276" w:lineRule="auto"/>
          </w:pPr>
        </w:pPrChange>
      </w:pPr>
      <w:ins w:id="497" w:author="Mattia Masci" w:date="2019-12-17T15:01:00Z">
        <w:r>
          <w:rPr>
            <w:rFonts w:asciiTheme="majorHAnsi" w:hAnsiTheme="majorHAnsi" w:cs="Times New Roman"/>
            <w:iCs/>
            <w:color w:val="000000"/>
            <w:spacing w:val="5"/>
          </w:rPr>
          <w:t>P</w:t>
        </w:r>
      </w:ins>
      <w:ins w:id="498" w:author="Mattia Masci" w:date="2019-12-13T11:43:00Z">
        <w:r w:rsidR="00AE1092" w:rsidRPr="00C928C9">
          <w:rPr>
            <w:rFonts w:asciiTheme="majorHAnsi" w:hAnsiTheme="majorHAnsi" w:cs="Times New Roman"/>
            <w:iCs/>
            <w:color w:val="000000"/>
            <w:spacing w:val="5"/>
          </w:rPr>
          <w:t>er quanto riguarda gli utenti non registrati, che quindi non avranno un settaggio dei POI già impostato, abbiamo deciso che la mappa non mostrerà inizialmente alcuna icona per non rendere confusionaria la rappresentazione.</w:t>
        </w:r>
        <w:r w:rsidR="00AE1092">
          <w:rPr>
            <w:rFonts w:asciiTheme="majorHAnsi" w:hAnsiTheme="majorHAnsi" w:cs="Times New Roman"/>
            <w:iCs/>
            <w:color w:val="000000"/>
            <w:spacing w:val="5"/>
          </w:rPr>
          <w:t xml:space="preserve"> Per questo originariamente saranno deselezionati tutti i filtri.</w:t>
        </w:r>
      </w:ins>
    </w:p>
    <w:p w14:paraId="6E0EE9FF" w14:textId="6D941835" w:rsidR="00017B43" w:rsidRDefault="00017B43">
      <w:pPr>
        <w:pStyle w:val="Standard"/>
        <w:numPr>
          <w:ilvl w:val="0"/>
          <w:numId w:val="45"/>
        </w:numPr>
        <w:spacing w:after="300" w:line="276" w:lineRule="auto"/>
        <w:rPr>
          <w:ins w:id="499" w:author="Mattia Masci" w:date="2019-12-21T10:27:00Z"/>
          <w:rFonts w:asciiTheme="majorHAnsi" w:hAnsiTheme="majorHAnsi" w:cs="Times New Roman"/>
          <w:iCs/>
          <w:color w:val="000000"/>
          <w:spacing w:val="5"/>
        </w:rPr>
      </w:pPr>
      <w:ins w:id="500" w:author="Mattia Masci" w:date="2019-12-17T15:05:00Z">
        <w:r>
          <w:rPr>
            <w:rFonts w:asciiTheme="majorHAnsi" w:hAnsiTheme="majorHAnsi" w:cs="Times New Roman"/>
            <w:iCs/>
            <w:color w:val="000000"/>
            <w:spacing w:val="5"/>
          </w:rPr>
          <w:t xml:space="preserve">All’opposto troviamo il caso degli utenti registrati che dopo aver effettuato il login </w:t>
        </w:r>
      </w:ins>
      <w:ins w:id="501" w:author="Mattia Masci" w:date="2019-12-17T15:06:00Z">
        <w:r w:rsidR="00EB1042">
          <w:rPr>
            <w:rFonts w:asciiTheme="majorHAnsi" w:hAnsiTheme="majorHAnsi" w:cs="Times New Roman"/>
            <w:iCs/>
            <w:color w:val="000000"/>
            <w:spacing w:val="5"/>
          </w:rPr>
          <w:t xml:space="preserve">potranno visualizzare nella mappa solo i POI </w:t>
        </w:r>
      </w:ins>
      <w:ins w:id="502" w:author="Mattia Masci" w:date="2019-12-17T15:07:00Z">
        <w:r w:rsidR="00EB1042">
          <w:rPr>
            <w:rFonts w:asciiTheme="majorHAnsi" w:hAnsiTheme="majorHAnsi" w:cs="Times New Roman"/>
            <w:iCs/>
            <w:color w:val="000000"/>
            <w:spacing w:val="5"/>
          </w:rPr>
          <w:t xml:space="preserve">attinenti al proprio </w:t>
        </w:r>
        <w:proofErr w:type="spellStart"/>
        <w:r w:rsidR="00EB1042">
          <w:rPr>
            <w:rFonts w:asciiTheme="majorHAnsi" w:hAnsiTheme="majorHAnsi" w:cs="Times New Roman"/>
            <w:iCs/>
            <w:color w:val="000000"/>
            <w:spacing w:val="5"/>
          </w:rPr>
          <w:t>CdL</w:t>
        </w:r>
        <w:proofErr w:type="spellEnd"/>
        <w:r w:rsidR="00EB1042">
          <w:rPr>
            <w:rFonts w:asciiTheme="majorHAnsi" w:hAnsiTheme="majorHAnsi" w:cs="Times New Roman"/>
            <w:iCs/>
            <w:color w:val="000000"/>
            <w:spacing w:val="5"/>
          </w:rPr>
          <w:t xml:space="preserve">, in particolare verranno automaticamente </w:t>
        </w:r>
      </w:ins>
      <w:ins w:id="503" w:author="Mattia Masci" w:date="2019-12-17T15:27:00Z">
        <w:r w:rsidR="00421BA6">
          <w:rPr>
            <w:rFonts w:asciiTheme="majorHAnsi" w:hAnsiTheme="majorHAnsi" w:cs="Times New Roman"/>
            <w:iCs/>
            <w:color w:val="000000"/>
            <w:spacing w:val="5"/>
          </w:rPr>
          <w:t>impostati</w:t>
        </w:r>
      </w:ins>
      <w:ins w:id="504" w:author="Mattia Masci" w:date="2019-12-17T15:07:00Z">
        <w:r w:rsidR="00EB1042">
          <w:rPr>
            <w:rFonts w:asciiTheme="majorHAnsi" w:hAnsiTheme="majorHAnsi" w:cs="Times New Roman"/>
            <w:iCs/>
            <w:color w:val="000000"/>
            <w:spacing w:val="5"/>
          </w:rPr>
          <w:t xml:space="preserve"> solo i più importanti (mense, segreterie, punti informativi</w:t>
        </w:r>
      </w:ins>
      <w:ins w:id="505" w:author="Mattia Masci" w:date="2019-12-18T14:27:00Z">
        <w:r w:rsidR="00F225C2">
          <w:rPr>
            <w:rFonts w:asciiTheme="majorHAnsi" w:hAnsiTheme="majorHAnsi" w:cs="Times New Roman"/>
            <w:iCs/>
            <w:color w:val="000000"/>
            <w:spacing w:val="5"/>
          </w:rPr>
          <w:t xml:space="preserve"> e mezzi pubblici</w:t>
        </w:r>
      </w:ins>
      <w:ins w:id="506" w:author="Mattia Masci" w:date="2019-12-17T15:07:00Z">
        <w:r w:rsidR="00EB1042">
          <w:rPr>
            <w:rFonts w:asciiTheme="majorHAnsi" w:hAnsiTheme="majorHAnsi" w:cs="Times New Roman"/>
            <w:iCs/>
            <w:color w:val="000000"/>
            <w:spacing w:val="5"/>
          </w:rPr>
          <w:t>)</w:t>
        </w:r>
      </w:ins>
      <w:ins w:id="507" w:author="Mattia Masci" w:date="2019-12-17T15:14:00Z">
        <w:r w:rsidR="00EB1042">
          <w:rPr>
            <w:rFonts w:asciiTheme="majorHAnsi" w:hAnsiTheme="majorHAnsi" w:cs="Times New Roman"/>
            <w:iCs/>
            <w:color w:val="000000"/>
            <w:spacing w:val="5"/>
          </w:rPr>
          <w:t>. Per fare una ricerca su a</w:t>
        </w:r>
      </w:ins>
      <w:ins w:id="508" w:author="Mattia Masci" w:date="2019-12-17T15:15:00Z">
        <w:r w:rsidR="00EB1042">
          <w:rPr>
            <w:rFonts w:asciiTheme="majorHAnsi" w:hAnsiTheme="majorHAnsi" w:cs="Times New Roman"/>
            <w:iCs/>
            <w:color w:val="000000"/>
            <w:spacing w:val="5"/>
          </w:rPr>
          <w:t xml:space="preserve">ltri punti l’utente dovrà normalmente selezionare/deselezionare i </w:t>
        </w:r>
      </w:ins>
      <w:ins w:id="509" w:author="Mattia Masci" w:date="2019-12-17T15:27:00Z">
        <w:r w:rsidR="00421BA6">
          <w:rPr>
            <w:rFonts w:asciiTheme="majorHAnsi" w:hAnsiTheme="majorHAnsi" w:cs="Times New Roman"/>
            <w:iCs/>
            <w:color w:val="000000"/>
            <w:spacing w:val="5"/>
          </w:rPr>
          <w:t xml:space="preserve">vari </w:t>
        </w:r>
      </w:ins>
      <w:ins w:id="510" w:author="Mattia Masci" w:date="2019-12-17T15:15:00Z">
        <w:r w:rsidR="00EB1042">
          <w:rPr>
            <w:rFonts w:asciiTheme="majorHAnsi" w:hAnsiTheme="majorHAnsi" w:cs="Times New Roman"/>
            <w:iCs/>
            <w:color w:val="000000"/>
            <w:spacing w:val="5"/>
          </w:rPr>
          <w:t xml:space="preserve">servizi, sempre tenendo conto che verranno </w:t>
        </w:r>
      </w:ins>
      <w:ins w:id="511" w:author="Mattia Masci" w:date="2019-12-17T15:28:00Z">
        <w:r w:rsidR="00421BA6">
          <w:rPr>
            <w:rFonts w:asciiTheme="majorHAnsi" w:hAnsiTheme="majorHAnsi" w:cs="Times New Roman"/>
            <w:iCs/>
            <w:color w:val="000000"/>
            <w:spacing w:val="5"/>
          </w:rPr>
          <w:t>indicati</w:t>
        </w:r>
      </w:ins>
      <w:ins w:id="512" w:author="Mattia Masci" w:date="2019-12-17T15:15:00Z">
        <w:r w:rsidR="00EB1042">
          <w:rPr>
            <w:rFonts w:asciiTheme="majorHAnsi" w:hAnsiTheme="majorHAnsi" w:cs="Times New Roman"/>
            <w:iCs/>
            <w:color w:val="000000"/>
            <w:spacing w:val="5"/>
          </w:rPr>
          <w:t xml:space="preserve"> solo quelli collegati al proprio </w:t>
        </w:r>
        <w:proofErr w:type="spellStart"/>
        <w:r w:rsidR="00EB1042">
          <w:rPr>
            <w:rFonts w:asciiTheme="majorHAnsi" w:hAnsiTheme="majorHAnsi" w:cs="Times New Roman"/>
            <w:iCs/>
            <w:color w:val="000000"/>
            <w:spacing w:val="5"/>
          </w:rPr>
          <w:t>CdL</w:t>
        </w:r>
        <w:proofErr w:type="spellEnd"/>
        <w:r w:rsidR="00EB1042">
          <w:rPr>
            <w:rFonts w:asciiTheme="majorHAnsi" w:hAnsiTheme="majorHAnsi" w:cs="Times New Roman"/>
            <w:iCs/>
            <w:color w:val="000000"/>
            <w:spacing w:val="5"/>
          </w:rPr>
          <w:t xml:space="preserve">. </w:t>
        </w:r>
      </w:ins>
      <w:ins w:id="513" w:author="Mattia Masci" w:date="2019-12-17T15:17:00Z">
        <w:r w:rsidR="00B60C0C">
          <w:rPr>
            <w:rFonts w:asciiTheme="majorHAnsi" w:hAnsiTheme="majorHAnsi" w:cs="Times New Roman"/>
            <w:iCs/>
            <w:color w:val="000000"/>
            <w:spacing w:val="5"/>
          </w:rPr>
          <w:t xml:space="preserve">L’utente può richiedere una visione generalizzata dei servizi </w:t>
        </w:r>
      </w:ins>
      <w:ins w:id="514" w:author="Mattia Masci" w:date="2019-12-17T15:33:00Z">
        <w:r w:rsidR="00D71231">
          <w:rPr>
            <w:rFonts w:asciiTheme="majorHAnsi" w:hAnsiTheme="majorHAnsi" w:cs="Times New Roman"/>
            <w:iCs/>
            <w:color w:val="000000"/>
            <w:spacing w:val="5"/>
          </w:rPr>
          <w:t>spuntando la ca</w:t>
        </w:r>
      </w:ins>
      <w:ins w:id="515" w:author="Mattia Masci" w:date="2019-12-17T15:34:00Z">
        <w:r w:rsidR="00D71231">
          <w:rPr>
            <w:rFonts w:asciiTheme="majorHAnsi" w:hAnsiTheme="majorHAnsi" w:cs="Times New Roman"/>
            <w:iCs/>
            <w:color w:val="000000"/>
            <w:spacing w:val="5"/>
          </w:rPr>
          <w:t>sella</w:t>
        </w:r>
      </w:ins>
      <w:ins w:id="516" w:author="Mattia Masci" w:date="2019-12-17T15:17:00Z">
        <w:r w:rsidR="00B60C0C">
          <w:rPr>
            <w:rFonts w:asciiTheme="majorHAnsi" w:hAnsiTheme="majorHAnsi" w:cs="Times New Roman"/>
            <w:iCs/>
            <w:color w:val="000000"/>
            <w:spacing w:val="5"/>
          </w:rPr>
          <w:t xml:space="preserve"> ‘Visualizza </w:t>
        </w:r>
      </w:ins>
      <w:ins w:id="517" w:author="Mattia Masci" w:date="2019-12-17T15:34:00Z">
        <w:r w:rsidR="00D71231">
          <w:rPr>
            <w:rFonts w:asciiTheme="majorHAnsi" w:hAnsiTheme="majorHAnsi" w:cs="Times New Roman"/>
            <w:iCs/>
            <w:color w:val="000000"/>
            <w:spacing w:val="5"/>
          </w:rPr>
          <w:t xml:space="preserve">in base al </w:t>
        </w:r>
        <w:proofErr w:type="spellStart"/>
        <w:r w:rsidR="00D71231">
          <w:rPr>
            <w:rFonts w:asciiTheme="majorHAnsi" w:hAnsiTheme="majorHAnsi" w:cs="Times New Roman"/>
            <w:iCs/>
            <w:color w:val="000000"/>
            <w:spacing w:val="5"/>
          </w:rPr>
          <w:t>CdL</w:t>
        </w:r>
        <w:proofErr w:type="spellEnd"/>
        <w:r w:rsidR="00D71231">
          <w:rPr>
            <w:rFonts w:asciiTheme="majorHAnsi" w:hAnsiTheme="majorHAnsi" w:cs="Times New Roman"/>
            <w:iCs/>
            <w:color w:val="000000"/>
            <w:spacing w:val="5"/>
          </w:rPr>
          <w:t xml:space="preserve"> di appartenenza</w:t>
        </w:r>
      </w:ins>
      <w:ins w:id="518" w:author="Mattia Masci" w:date="2019-12-17T15:17:00Z">
        <w:r w:rsidR="00B60C0C">
          <w:rPr>
            <w:rFonts w:asciiTheme="majorHAnsi" w:hAnsiTheme="majorHAnsi" w:cs="Times New Roman"/>
            <w:iCs/>
            <w:color w:val="000000"/>
            <w:spacing w:val="5"/>
          </w:rPr>
          <w:t>’</w:t>
        </w:r>
      </w:ins>
      <w:ins w:id="519" w:author="Mattia Masci" w:date="2019-12-17T15:34:00Z">
        <w:r w:rsidR="00D71231">
          <w:rPr>
            <w:rFonts w:asciiTheme="majorHAnsi" w:hAnsiTheme="majorHAnsi" w:cs="Times New Roman"/>
            <w:iCs/>
            <w:color w:val="000000"/>
            <w:spacing w:val="5"/>
          </w:rPr>
          <w:t xml:space="preserve"> (selezionata di default)</w:t>
        </w:r>
      </w:ins>
      <w:ins w:id="520" w:author="Mattia Masci" w:date="2019-12-17T15:17:00Z">
        <w:r w:rsidR="00B60C0C">
          <w:rPr>
            <w:rFonts w:asciiTheme="majorHAnsi" w:hAnsiTheme="majorHAnsi" w:cs="Times New Roman"/>
            <w:iCs/>
            <w:color w:val="000000"/>
            <w:spacing w:val="5"/>
          </w:rPr>
          <w:t>, che annullerà le impostazioni automatiche del sistema</w:t>
        </w:r>
      </w:ins>
      <w:ins w:id="521" w:author="Mattia Masci" w:date="2019-12-17T15:18:00Z">
        <w:r w:rsidR="00B60C0C">
          <w:rPr>
            <w:rFonts w:asciiTheme="majorHAnsi" w:hAnsiTheme="majorHAnsi" w:cs="Times New Roman"/>
            <w:iCs/>
            <w:color w:val="000000"/>
            <w:spacing w:val="5"/>
          </w:rPr>
          <w:t xml:space="preserve"> e gli permetterà di compor</w:t>
        </w:r>
      </w:ins>
      <w:ins w:id="522" w:author="Mattia Masci" w:date="2019-12-17T15:19:00Z">
        <w:r w:rsidR="00B60C0C">
          <w:rPr>
            <w:rFonts w:asciiTheme="majorHAnsi" w:hAnsiTheme="majorHAnsi" w:cs="Times New Roman"/>
            <w:iCs/>
            <w:color w:val="000000"/>
            <w:spacing w:val="5"/>
          </w:rPr>
          <w:t xml:space="preserve">tarsi come </w:t>
        </w:r>
      </w:ins>
      <w:ins w:id="523" w:author="Mattia Masci" w:date="2019-12-17T15:28:00Z">
        <w:r w:rsidR="00421BA6">
          <w:rPr>
            <w:rFonts w:asciiTheme="majorHAnsi" w:hAnsiTheme="majorHAnsi" w:cs="Times New Roman"/>
            <w:iCs/>
            <w:color w:val="000000"/>
            <w:spacing w:val="5"/>
          </w:rPr>
          <w:t xml:space="preserve">se </w:t>
        </w:r>
      </w:ins>
      <w:ins w:id="524" w:author="Mattia Masci" w:date="2019-12-17T15:19:00Z">
        <w:r w:rsidR="00B60C0C">
          <w:rPr>
            <w:rFonts w:asciiTheme="majorHAnsi" w:hAnsiTheme="majorHAnsi" w:cs="Times New Roman"/>
            <w:iCs/>
            <w:color w:val="000000"/>
            <w:spacing w:val="5"/>
          </w:rPr>
          <w:t xml:space="preserve">fosse un </w:t>
        </w:r>
      </w:ins>
      <w:ins w:id="525" w:author="Mattia Masci" w:date="2019-12-17T15:28:00Z">
        <w:r w:rsidR="00421BA6">
          <w:rPr>
            <w:rFonts w:asciiTheme="majorHAnsi" w:hAnsiTheme="majorHAnsi" w:cs="Times New Roman"/>
            <w:iCs/>
            <w:color w:val="000000"/>
            <w:spacing w:val="5"/>
          </w:rPr>
          <w:t>ospite</w:t>
        </w:r>
      </w:ins>
      <w:ins w:id="526" w:author="Mattia Masci" w:date="2019-12-17T15:19:00Z">
        <w:r w:rsidR="00B60C0C">
          <w:rPr>
            <w:rFonts w:asciiTheme="majorHAnsi" w:hAnsiTheme="majorHAnsi" w:cs="Times New Roman"/>
            <w:iCs/>
            <w:color w:val="000000"/>
            <w:spacing w:val="5"/>
          </w:rPr>
          <w:t xml:space="preserve"> non loggato.</w:t>
        </w:r>
      </w:ins>
    </w:p>
    <w:p w14:paraId="65719646" w14:textId="20386394" w:rsidR="007029B0" w:rsidRDefault="007029B0" w:rsidP="007029B0">
      <w:pPr>
        <w:pStyle w:val="Standard"/>
        <w:spacing w:after="300" w:line="276" w:lineRule="auto"/>
        <w:rPr>
          <w:ins w:id="527" w:author="Mattia Masci" w:date="2019-12-17T15:19:00Z"/>
          <w:rFonts w:asciiTheme="majorHAnsi" w:hAnsiTheme="majorHAnsi" w:cs="Times New Roman"/>
          <w:iCs/>
          <w:color w:val="000000"/>
          <w:spacing w:val="5"/>
        </w:rPr>
      </w:pPr>
      <w:ins w:id="528" w:author="Mattia Masci" w:date="2019-12-21T10:28:00Z">
        <w:r>
          <w:rPr>
            <w:rFonts w:asciiTheme="majorHAnsi" w:hAnsiTheme="majorHAnsi" w:cs="Times New Roman"/>
            <w:iCs/>
            <w:color w:val="000000"/>
            <w:spacing w:val="5"/>
          </w:rPr>
          <w:t xml:space="preserve">Per finire si potrà usufruire di una barra di ricerca che permetterà di inserire una stringa e ricercare tutti gli </w:t>
        </w:r>
      </w:ins>
      <w:ins w:id="529" w:author="Mattia Masci" w:date="2019-12-21T10:29:00Z">
        <w:r>
          <w:rPr>
            <w:rFonts w:asciiTheme="majorHAnsi" w:hAnsiTheme="majorHAnsi" w:cs="Times New Roman"/>
            <w:iCs/>
            <w:color w:val="000000"/>
            <w:spacing w:val="5"/>
          </w:rPr>
          <w:t>Edifici</w:t>
        </w:r>
      </w:ins>
      <w:ins w:id="530" w:author="Mattia Masci" w:date="2019-12-22T21:16:00Z">
        <w:r w:rsidR="00591FE5">
          <w:rPr>
            <w:rFonts w:asciiTheme="majorHAnsi" w:hAnsiTheme="majorHAnsi" w:cs="Times New Roman"/>
            <w:iCs/>
            <w:color w:val="000000"/>
            <w:spacing w:val="5"/>
          </w:rPr>
          <w:t xml:space="preserve"> e/o </w:t>
        </w:r>
      </w:ins>
      <w:ins w:id="531" w:author="Mattia Masci" w:date="2019-12-21T10:29:00Z">
        <w:r>
          <w:rPr>
            <w:rFonts w:asciiTheme="majorHAnsi" w:hAnsiTheme="majorHAnsi" w:cs="Times New Roman"/>
            <w:iCs/>
            <w:color w:val="000000"/>
            <w:spacing w:val="5"/>
          </w:rPr>
          <w:t xml:space="preserve">Aule </w:t>
        </w:r>
      </w:ins>
      <w:ins w:id="532" w:author="Mattia Masci" w:date="2019-12-21T10:30:00Z">
        <w:r>
          <w:rPr>
            <w:rFonts w:asciiTheme="majorHAnsi" w:hAnsiTheme="majorHAnsi" w:cs="Times New Roman"/>
            <w:iCs/>
            <w:color w:val="000000"/>
            <w:spacing w:val="5"/>
          </w:rPr>
          <w:t>inerenti</w:t>
        </w:r>
      </w:ins>
      <w:ins w:id="533" w:author="Mattia Masci" w:date="2019-12-21T10:29:00Z">
        <w:r>
          <w:rPr>
            <w:rFonts w:asciiTheme="majorHAnsi" w:hAnsiTheme="majorHAnsi" w:cs="Times New Roman"/>
            <w:iCs/>
            <w:color w:val="000000"/>
            <w:spacing w:val="5"/>
          </w:rPr>
          <w:t xml:space="preserve"> a questa</w:t>
        </w:r>
      </w:ins>
      <w:ins w:id="534" w:author="Mattia Masci" w:date="2019-12-22T21:16:00Z">
        <w:r w:rsidR="00591FE5">
          <w:rPr>
            <w:rFonts w:asciiTheme="majorHAnsi" w:hAnsiTheme="majorHAnsi" w:cs="Times New Roman"/>
            <w:iCs/>
            <w:color w:val="000000"/>
            <w:spacing w:val="5"/>
          </w:rPr>
          <w:t xml:space="preserve"> (comunque </w:t>
        </w:r>
        <w:r w:rsidR="000A64B7">
          <w:rPr>
            <w:rFonts w:asciiTheme="majorHAnsi" w:hAnsiTheme="majorHAnsi" w:cs="Times New Roman"/>
            <w:iCs/>
            <w:color w:val="000000"/>
            <w:spacing w:val="5"/>
          </w:rPr>
          <w:t xml:space="preserve">filtrati in base a </w:t>
        </w:r>
        <w:proofErr w:type="spellStart"/>
        <w:r w:rsidR="000A64B7">
          <w:rPr>
            <w:rFonts w:asciiTheme="majorHAnsi" w:hAnsiTheme="majorHAnsi" w:cs="Times New Roman"/>
            <w:iCs/>
            <w:color w:val="000000"/>
            <w:spacing w:val="5"/>
          </w:rPr>
          <w:t>CdL</w:t>
        </w:r>
        <w:proofErr w:type="spellEnd"/>
        <w:r w:rsidR="000A64B7">
          <w:rPr>
            <w:rFonts w:asciiTheme="majorHAnsi" w:hAnsiTheme="majorHAnsi" w:cs="Times New Roman"/>
            <w:iCs/>
            <w:color w:val="000000"/>
            <w:spacing w:val="5"/>
          </w:rPr>
          <w:t xml:space="preserve"> se l’utente è loggato)</w:t>
        </w:r>
      </w:ins>
      <w:ins w:id="535" w:author="Mattia Masci" w:date="2019-12-21T10:29:00Z">
        <w:r>
          <w:rPr>
            <w:rFonts w:asciiTheme="majorHAnsi" w:hAnsiTheme="majorHAnsi" w:cs="Times New Roman"/>
            <w:iCs/>
            <w:color w:val="000000"/>
            <w:spacing w:val="5"/>
          </w:rPr>
          <w:t>.</w:t>
        </w:r>
      </w:ins>
      <w:ins w:id="536" w:author="Mattia Masci" w:date="2019-12-21T10:30:00Z">
        <w:r w:rsidR="001E2817">
          <w:rPr>
            <w:rFonts w:asciiTheme="majorHAnsi" w:hAnsiTheme="majorHAnsi" w:cs="Times New Roman"/>
            <w:iCs/>
            <w:color w:val="000000"/>
            <w:spacing w:val="5"/>
          </w:rPr>
          <w:t xml:space="preserve"> </w:t>
        </w:r>
        <w:proofErr w:type="gramStart"/>
        <w:r w:rsidR="001E2817">
          <w:rPr>
            <w:rFonts w:asciiTheme="majorHAnsi" w:hAnsiTheme="majorHAnsi" w:cs="Times New Roman"/>
            <w:iCs/>
            <w:color w:val="000000"/>
            <w:spacing w:val="5"/>
          </w:rPr>
          <w:t>In particolare</w:t>
        </w:r>
        <w:proofErr w:type="gramEnd"/>
        <w:r w:rsidR="001E2817">
          <w:rPr>
            <w:rFonts w:asciiTheme="majorHAnsi" w:hAnsiTheme="majorHAnsi" w:cs="Times New Roman"/>
            <w:iCs/>
            <w:color w:val="000000"/>
            <w:spacing w:val="5"/>
          </w:rPr>
          <w:t xml:space="preserve"> per le Aule verrà mostrato l’</w:t>
        </w:r>
      </w:ins>
      <w:ins w:id="537" w:author="Mattia Masci" w:date="2019-12-22T21:17:00Z">
        <w:r w:rsidR="000A64B7">
          <w:rPr>
            <w:rFonts w:asciiTheme="majorHAnsi" w:hAnsiTheme="majorHAnsi" w:cs="Times New Roman"/>
            <w:iCs/>
            <w:color w:val="000000"/>
            <w:spacing w:val="5"/>
          </w:rPr>
          <w:t>E</w:t>
        </w:r>
      </w:ins>
      <w:ins w:id="538" w:author="Mattia Masci" w:date="2019-12-21T10:30:00Z">
        <w:r w:rsidR="001E2817">
          <w:rPr>
            <w:rFonts w:asciiTheme="majorHAnsi" w:hAnsiTheme="majorHAnsi" w:cs="Times New Roman"/>
            <w:iCs/>
            <w:color w:val="000000"/>
            <w:spacing w:val="5"/>
          </w:rPr>
          <w:t>dificio di appartenen</w:t>
        </w:r>
      </w:ins>
      <w:ins w:id="539" w:author="Mattia Masci" w:date="2019-12-21T10:31:00Z">
        <w:r w:rsidR="001E2817">
          <w:rPr>
            <w:rFonts w:asciiTheme="majorHAnsi" w:hAnsiTheme="majorHAnsi" w:cs="Times New Roman"/>
            <w:iCs/>
            <w:color w:val="000000"/>
            <w:spacing w:val="5"/>
          </w:rPr>
          <w:t xml:space="preserve">za e un commento specificherà il piano in cui </w:t>
        </w:r>
      </w:ins>
      <w:ins w:id="540" w:author="Mattia Masci" w:date="2019-12-22T21:17:00Z">
        <w:r w:rsidR="000A64B7">
          <w:rPr>
            <w:rFonts w:asciiTheme="majorHAnsi" w:hAnsiTheme="majorHAnsi" w:cs="Times New Roman"/>
            <w:iCs/>
            <w:color w:val="000000"/>
            <w:spacing w:val="5"/>
          </w:rPr>
          <w:t xml:space="preserve">sono </w:t>
        </w:r>
      </w:ins>
      <w:ins w:id="541" w:author="Mattia Masci" w:date="2019-12-21T10:31:00Z">
        <w:r w:rsidR="001E2817">
          <w:rPr>
            <w:rFonts w:asciiTheme="majorHAnsi" w:hAnsiTheme="majorHAnsi" w:cs="Times New Roman"/>
            <w:iCs/>
            <w:color w:val="000000"/>
            <w:spacing w:val="5"/>
          </w:rPr>
          <w:t>situat</w:t>
        </w:r>
      </w:ins>
      <w:ins w:id="542" w:author="Mattia Masci" w:date="2019-12-22T21:17:00Z">
        <w:r w:rsidR="000A64B7">
          <w:rPr>
            <w:rFonts w:asciiTheme="majorHAnsi" w:hAnsiTheme="majorHAnsi" w:cs="Times New Roman"/>
            <w:iCs/>
            <w:color w:val="000000"/>
            <w:spacing w:val="5"/>
          </w:rPr>
          <w:t>e</w:t>
        </w:r>
      </w:ins>
      <w:ins w:id="543" w:author="Mattia Masci" w:date="2019-12-21T10:31:00Z">
        <w:r w:rsidR="001E2817">
          <w:rPr>
            <w:rFonts w:asciiTheme="majorHAnsi" w:hAnsiTheme="majorHAnsi" w:cs="Times New Roman"/>
            <w:iCs/>
            <w:color w:val="000000"/>
            <w:spacing w:val="5"/>
          </w:rPr>
          <w:t>.</w:t>
        </w:r>
      </w:ins>
    </w:p>
    <w:p w14:paraId="43A8E441" w14:textId="37A24AAD" w:rsidR="00B60C0C" w:rsidRDefault="00B60C0C" w:rsidP="00AE1092">
      <w:pPr>
        <w:pStyle w:val="Standard"/>
        <w:spacing w:after="300" w:line="276" w:lineRule="auto"/>
        <w:rPr>
          <w:ins w:id="544" w:author="Mattia Masci" w:date="2019-12-13T11:43:00Z"/>
          <w:rFonts w:asciiTheme="majorHAnsi" w:hAnsiTheme="majorHAnsi" w:cs="Times New Roman"/>
          <w:iCs/>
          <w:color w:val="000000"/>
          <w:spacing w:val="5"/>
        </w:rPr>
      </w:pPr>
      <w:ins w:id="545" w:author="Mattia Masci" w:date="2019-12-17T15:19:00Z">
        <w:r>
          <w:rPr>
            <w:rFonts w:asciiTheme="majorHAnsi" w:hAnsiTheme="majorHAnsi" w:cs="Times New Roman"/>
            <w:iCs/>
            <w:color w:val="000000"/>
            <w:spacing w:val="5"/>
          </w:rPr>
          <w:t>Tutte l</w:t>
        </w:r>
      </w:ins>
      <w:ins w:id="546" w:author="Mattia Masci" w:date="2019-12-17T15:21:00Z">
        <w:r>
          <w:rPr>
            <w:rFonts w:asciiTheme="majorHAnsi" w:hAnsiTheme="majorHAnsi" w:cs="Times New Roman"/>
            <w:iCs/>
            <w:color w:val="000000"/>
            <w:spacing w:val="5"/>
          </w:rPr>
          <w:t xml:space="preserve">e disposizioni prese </w:t>
        </w:r>
      </w:ins>
      <w:ins w:id="547" w:author="Mattia Masci" w:date="2019-12-17T15:22:00Z">
        <w:r>
          <w:rPr>
            <w:rFonts w:asciiTheme="majorHAnsi" w:hAnsiTheme="majorHAnsi" w:cs="Times New Roman"/>
            <w:iCs/>
            <w:color w:val="000000"/>
            <w:spacing w:val="5"/>
          </w:rPr>
          <w:t xml:space="preserve">sono precauzioni per </w:t>
        </w:r>
      </w:ins>
      <w:ins w:id="548" w:author="Mattia Masci" w:date="2019-12-17T15:23:00Z">
        <w:r>
          <w:rPr>
            <w:rFonts w:asciiTheme="majorHAnsi" w:hAnsiTheme="majorHAnsi" w:cs="Times New Roman"/>
            <w:iCs/>
            <w:color w:val="000000"/>
            <w:spacing w:val="5"/>
          </w:rPr>
          <w:t xml:space="preserve">aiutare l’utente ad </w:t>
        </w:r>
      </w:ins>
      <w:ins w:id="549" w:author="Mattia Masci" w:date="2019-12-17T15:22:00Z">
        <w:r>
          <w:rPr>
            <w:rFonts w:asciiTheme="majorHAnsi" w:hAnsiTheme="majorHAnsi" w:cs="Times New Roman"/>
            <w:iCs/>
            <w:color w:val="000000"/>
            <w:spacing w:val="5"/>
          </w:rPr>
          <w:t xml:space="preserve">evitare situazioni confusionarie, sarà </w:t>
        </w:r>
      </w:ins>
      <w:ins w:id="550" w:author="Mattia Masci" w:date="2019-12-17T15:23:00Z">
        <w:r>
          <w:rPr>
            <w:rFonts w:asciiTheme="majorHAnsi" w:hAnsiTheme="majorHAnsi" w:cs="Times New Roman"/>
            <w:iCs/>
            <w:color w:val="000000"/>
            <w:spacing w:val="5"/>
          </w:rPr>
          <w:t>comu</w:t>
        </w:r>
      </w:ins>
      <w:ins w:id="551" w:author="Mattia Masci" w:date="2019-12-17T15:24:00Z">
        <w:r>
          <w:rPr>
            <w:rFonts w:asciiTheme="majorHAnsi" w:hAnsiTheme="majorHAnsi" w:cs="Times New Roman"/>
            <w:iCs/>
            <w:color w:val="000000"/>
            <w:spacing w:val="5"/>
          </w:rPr>
          <w:t xml:space="preserve">nque </w:t>
        </w:r>
      </w:ins>
      <w:ins w:id="552" w:author="Mattia Masci" w:date="2019-12-17T15:22:00Z">
        <w:r>
          <w:rPr>
            <w:rFonts w:asciiTheme="majorHAnsi" w:hAnsiTheme="majorHAnsi" w:cs="Times New Roman"/>
            <w:iCs/>
            <w:color w:val="000000"/>
            <w:spacing w:val="5"/>
          </w:rPr>
          <w:t xml:space="preserve">sempre compito </w:t>
        </w:r>
      </w:ins>
      <w:ins w:id="553" w:author="Mattia Masci" w:date="2019-12-17T15:24:00Z">
        <w:r>
          <w:rPr>
            <w:rFonts w:asciiTheme="majorHAnsi" w:hAnsiTheme="majorHAnsi" w:cs="Times New Roman"/>
            <w:iCs/>
            <w:color w:val="000000"/>
            <w:spacing w:val="5"/>
          </w:rPr>
          <w:t>di questo</w:t>
        </w:r>
      </w:ins>
      <w:ins w:id="554" w:author="Mattia Masci" w:date="2019-12-17T15:22:00Z">
        <w:r>
          <w:rPr>
            <w:rFonts w:asciiTheme="majorHAnsi" w:hAnsiTheme="majorHAnsi" w:cs="Times New Roman"/>
            <w:iCs/>
            <w:color w:val="000000"/>
            <w:spacing w:val="5"/>
          </w:rPr>
          <w:t xml:space="preserve"> utilizzare il </w:t>
        </w:r>
        <w:r>
          <w:rPr>
            <w:rFonts w:asciiTheme="majorHAnsi" w:hAnsiTheme="majorHAnsi" w:cs="Times New Roman"/>
            <w:iCs/>
            <w:color w:val="000000"/>
            <w:spacing w:val="5"/>
          </w:rPr>
          <w:lastRenderedPageBreak/>
          <w:t xml:space="preserve">software </w:t>
        </w:r>
      </w:ins>
      <w:ins w:id="555" w:author="Mattia Masci" w:date="2019-12-17T15:25:00Z">
        <w:r>
          <w:rPr>
            <w:rFonts w:asciiTheme="majorHAnsi" w:hAnsiTheme="majorHAnsi" w:cs="Times New Roman"/>
            <w:iCs/>
            <w:color w:val="000000"/>
            <w:spacing w:val="5"/>
          </w:rPr>
          <w:t>nel modo adeguato.</w:t>
        </w:r>
      </w:ins>
    </w:p>
    <w:p w14:paraId="36C9ED82" w14:textId="2384F891" w:rsidR="00AE1092" w:rsidRPr="00CD32C5" w:rsidRDefault="00AE1092" w:rsidP="00A7042E">
      <w:pPr>
        <w:pStyle w:val="Standard"/>
        <w:spacing w:after="200" w:line="276" w:lineRule="auto"/>
        <w:rPr>
          <w:rFonts w:asciiTheme="majorHAnsi" w:hAnsiTheme="majorHAnsi"/>
          <w:rPrChange w:id="556" w:author="Mattia Masci" w:date="2019-12-13T11:22:00Z">
            <w:rPr/>
          </w:rPrChange>
        </w:rPr>
      </w:pPr>
    </w:p>
    <w:p w14:paraId="7086FFEA" w14:textId="77777777" w:rsidR="00096380" w:rsidRPr="00096380" w:rsidRDefault="00096380" w:rsidP="00096380">
      <w:pPr>
        <w:pStyle w:val="Standard"/>
        <w:rPr>
          <w:rFonts w:ascii="Arial" w:hAnsi="Arial" w:cs="Times New Roman"/>
          <w:i/>
          <w:iCs/>
        </w:rPr>
      </w:pPr>
    </w:p>
    <w:p w14:paraId="62762D28" w14:textId="77777777" w:rsidR="00AE1092" w:rsidRDefault="00AE1092" w:rsidP="005B12E3">
      <w:pPr>
        <w:pStyle w:val="Titolo"/>
        <w:spacing w:line="276" w:lineRule="auto"/>
        <w:rPr>
          <w:ins w:id="557" w:author="Mattia Masci" w:date="2019-12-13T11:44:00Z"/>
          <w:noProof/>
          <w:lang w:val="it-IT"/>
        </w:rPr>
      </w:pPr>
    </w:p>
    <w:p w14:paraId="5DDABD1F" w14:textId="77777777" w:rsidR="00AE1092" w:rsidRDefault="00AE1092" w:rsidP="005B12E3">
      <w:pPr>
        <w:pStyle w:val="Titolo"/>
        <w:spacing w:line="276" w:lineRule="auto"/>
        <w:rPr>
          <w:ins w:id="558" w:author="Mattia Masci" w:date="2019-12-13T11:44:00Z"/>
          <w:noProof/>
          <w:lang w:val="it-IT"/>
        </w:rPr>
      </w:pPr>
    </w:p>
    <w:p w14:paraId="3DFFB76A" w14:textId="77777777" w:rsidR="00AE1092" w:rsidRDefault="00AE1092" w:rsidP="005B12E3">
      <w:pPr>
        <w:pStyle w:val="Titolo"/>
        <w:spacing w:line="276" w:lineRule="auto"/>
        <w:rPr>
          <w:ins w:id="559" w:author="Mattia Masci" w:date="2019-12-13T11:44:00Z"/>
          <w:noProof/>
          <w:lang w:val="it-IT"/>
        </w:rPr>
      </w:pPr>
    </w:p>
    <w:p w14:paraId="3962825C" w14:textId="77777777" w:rsidR="00AE1092" w:rsidRDefault="00AE1092" w:rsidP="005B12E3">
      <w:pPr>
        <w:pStyle w:val="Titolo"/>
        <w:spacing w:line="276" w:lineRule="auto"/>
        <w:rPr>
          <w:ins w:id="560" w:author="Mattia Masci" w:date="2019-12-13T11:44:00Z"/>
          <w:noProof/>
          <w:lang w:val="it-IT"/>
        </w:rPr>
      </w:pPr>
    </w:p>
    <w:p w14:paraId="2B20695B" w14:textId="77777777" w:rsidR="00AE1092" w:rsidRDefault="00AE1092" w:rsidP="005B12E3">
      <w:pPr>
        <w:pStyle w:val="Titolo"/>
        <w:spacing w:line="276" w:lineRule="auto"/>
        <w:rPr>
          <w:ins w:id="561" w:author="Mattia Masci" w:date="2019-12-13T11:44:00Z"/>
          <w:noProof/>
          <w:lang w:val="it-IT"/>
        </w:rPr>
      </w:pPr>
    </w:p>
    <w:p w14:paraId="7E6DDCEE" w14:textId="77777777" w:rsidR="00AE1092" w:rsidRDefault="00AE1092" w:rsidP="005B12E3">
      <w:pPr>
        <w:pStyle w:val="Titolo"/>
        <w:spacing w:line="276" w:lineRule="auto"/>
        <w:rPr>
          <w:ins w:id="562" w:author="Mattia Masci" w:date="2019-12-13T11:44:00Z"/>
          <w:noProof/>
          <w:lang w:val="it-IT"/>
        </w:rPr>
      </w:pPr>
    </w:p>
    <w:p w14:paraId="35738F79" w14:textId="77777777" w:rsidR="00AE1092" w:rsidRDefault="00AE1092" w:rsidP="005B12E3">
      <w:pPr>
        <w:pStyle w:val="Titolo"/>
        <w:spacing w:line="276" w:lineRule="auto"/>
        <w:rPr>
          <w:ins w:id="563" w:author="Mattia Masci" w:date="2019-12-13T11:44:00Z"/>
          <w:noProof/>
          <w:lang w:val="it-IT"/>
        </w:rPr>
      </w:pPr>
    </w:p>
    <w:p w14:paraId="06FD054C" w14:textId="77777777" w:rsidR="00AE1092" w:rsidRDefault="00AE1092" w:rsidP="005B12E3">
      <w:pPr>
        <w:pStyle w:val="Titolo"/>
        <w:spacing w:line="276" w:lineRule="auto"/>
        <w:rPr>
          <w:ins w:id="564" w:author="Mattia Masci" w:date="2019-12-13T11:44:00Z"/>
          <w:noProof/>
          <w:lang w:val="it-IT"/>
        </w:rPr>
      </w:pPr>
    </w:p>
    <w:p w14:paraId="07FC638B" w14:textId="77777777" w:rsidR="00AE1092" w:rsidRDefault="00AE1092" w:rsidP="005B12E3">
      <w:pPr>
        <w:pStyle w:val="Titolo"/>
        <w:spacing w:line="276" w:lineRule="auto"/>
        <w:rPr>
          <w:ins w:id="565" w:author="Mattia Masci" w:date="2019-12-13T11:44:00Z"/>
          <w:noProof/>
          <w:lang w:val="it-IT"/>
        </w:rPr>
      </w:pPr>
    </w:p>
    <w:p w14:paraId="66889530" w14:textId="77777777" w:rsidR="00AE1092" w:rsidRDefault="00AE1092" w:rsidP="005B12E3">
      <w:pPr>
        <w:pStyle w:val="Titolo"/>
        <w:spacing w:line="276" w:lineRule="auto"/>
        <w:rPr>
          <w:ins w:id="566" w:author="Mattia Masci" w:date="2019-12-13T11:44:00Z"/>
          <w:noProof/>
          <w:lang w:val="it-IT"/>
        </w:rPr>
      </w:pPr>
    </w:p>
    <w:p w14:paraId="721379DA" w14:textId="77777777" w:rsidR="00AE1092" w:rsidRDefault="00AE1092" w:rsidP="005B12E3">
      <w:pPr>
        <w:pStyle w:val="Titolo"/>
        <w:spacing w:line="276" w:lineRule="auto"/>
        <w:rPr>
          <w:ins w:id="567" w:author="Mattia Masci" w:date="2019-12-13T11:44:00Z"/>
          <w:noProof/>
          <w:lang w:val="it-IT"/>
        </w:rPr>
      </w:pPr>
    </w:p>
    <w:p w14:paraId="15A52DAD" w14:textId="77777777" w:rsidR="00740E55" w:rsidRDefault="00740E55" w:rsidP="005B12E3">
      <w:pPr>
        <w:pStyle w:val="Titolo"/>
        <w:spacing w:line="276" w:lineRule="auto"/>
        <w:rPr>
          <w:ins w:id="568" w:author="Mattia Masci" w:date="2019-12-18T09:49:00Z"/>
          <w:noProof/>
          <w:lang w:val="it-IT"/>
        </w:rPr>
      </w:pPr>
    </w:p>
    <w:p w14:paraId="39D01F8C" w14:textId="77777777" w:rsidR="00740E55" w:rsidRDefault="00740E55" w:rsidP="005B12E3">
      <w:pPr>
        <w:pStyle w:val="Titolo"/>
        <w:spacing w:line="276" w:lineRule="auto"/>
        <w:rPr>
          <w:ins w:id="569" w:author="Mattia Masci" w:date="2019-12-18T09:49:00Z"/>
          <w:noProof/>
          <w:lang w:val="it-IT"/>
        </w:rPr>
      </w:pPr>
    </w:p>
    <w:p w14:paraId="263B1676" w14:textId="77777777" w:rsidR="00740E55" w:rsidRDefault="00740E55" w:rsidP="005B12E3">
      <w:pPr>
        <w:pStyle w:val="Titolo"/>
        <w:spacing w:line="276" w:lineRule="auto"/>
        <w:rPr>
          <w:ins w:id="570" w:author="Mattia Masci" w:date="2019-12-18T09:49:00Z"/>
          <w:noProof/>
          <w:lang w:val="it-IT"/>
        </w:rPr>
      </w:pPr>
    </w:p>
    <w:p w14:paraId="71A96FFB" w14:textId="77777777" w:rsidR="000A64B7" w:rsidRDefault="000A64B7" w:rsidP="005B12E3">
      <w:pPr>
        <w:pStyle w:val="Titolo"/>
        <w:spacing w:line="276" w:lineRule="auto"/>
        <w:rPr>
          <w:ins w:id="571" w:author="Mattia Masci" w:date="2019-12-22T21:17:00Z"/>
          <w:noProof/>
          <w:lang w:val="it-IT"/>
        </w:rPr>
      </w:pPr>
    </w:p>
    <w:p w14:paraId="0614AAB3" w14:textId="2E50ED39" w:rsidR="00C2329D" w:rsidRPr="000112F1" w:rsidRDefault="00C2329D" w:rsidP="005B12E3">
      <w:pPr>
        <w:pStyle w:val="Titolo"/>
        <w:spacing w:line="276" w:lineRule="auto"/>
        <w:rPr>
          <w:noProof/>
          <w:lang w:val="it-IT"/>
        </w:rPr>
      </w:pPr>
      <w:r w:rsidRPr="000112F1">
        <w:rPr>
          <w:noProof/>
          <w:lang w:val="it-IT"/>
        </w:rPr>
        <w:lastRenderedPageBreak/>
        <w:t>F. Design di Basso Livello</w:t>
      </w:r>
    </w:p>
    <w:p w14:paraId="61E53DB6" w14:textId="77777777" w:rsidR="00AF6D9B" w:rsidRDefault="00AF6D9B" w:rsidP="00C2329D">
      <w:pPr>
        <w:rPr>
          <w:lang w:val="it-IT"/>
        </w:rPr>
      </w:pPr>
    </w:p>
    <w:p w14:paraId="327D6129" w14:textId="4D49399A" w:rsidR="00AF6D9B" w:rsidRPr="00AF6D9B" w:rsidRDefault="00AF6D9B" w:rsidP="00C2329D">
      <w:pPr>
        <w:rPr>
          <w:rFonts w:ascii="Arial" w:hAnsi="Arial"/>
          <w:color w:val="66CCFF"/>
          <w:spacing w:val="5"/>
          <w:kern w:val="3"/>
          <w:sz w:val="28"/>
          <w:szCs w:val="28"/>
          <w:lang w:val="it-IT" w:eastAsia="it-IT" w:bidi="hi-IN"/>
        </w:rPr>
      </w:pPr>
      <w:r>
        <w:rPr>
          <w:rFonts w:ascii="Arial" w:hAnsi="Arial"/>
          <w:color w:val="66CCFF"/>
          <w:spacing w:val="5"/>
          <w:kern w:val="3"/>
          <w:sz w:val="28"/>
          <w:szCs w:val="28"/>
          <w:lang w:val="it-IT" w:eastAsia="it-IT" w:bidi="hi-IN"/>
        </w:rPr>
        <w:t>F.</w:t>
      </w:r>
      <w:r w:rsidR="00743B04">
        <w:rPr>
          <w:rFonts w:ascii="Arial" w:hAnsi="Arial"/>
          <w:color w:val="66CCFF"/>
          <w:spacing w:val="5"/>
          <w:kern w:val="3"/>
          <w:sz w:val="28"/>
          <w:szCs w:val="28"/>
          <w:lang w:val="it-IT" w:eastAsia="it-IT" w:bidi="hi-IN"/>
        </w:rPr>
        <w:t>1 CLASS DIAGRAM</w:t>
      </w:r>
    </w:p>
    <w:p w14:paraId="0F0526E8" w14:textId="77777777" w:rsidR="00AF6D9B" w:rsidRDefault="00AF6D9B" w:rsidP="00C2329D">
      <w:pPr>
        <w:rPr>
          <w:lang w:val="it-IT"/>
        </w:rPr>
      </w:pPr>
    </w:p>
    <w:p w14:paraId="53B250EC" w14:textId="77777777" w:rsidR="00AF6D9B" w:rsidRDefault="00AF6D9B" w:rsidP="00C2329D">
      <w:pPr>
        <w:rPr>
          <w:lang w:val="it-IT"/>
        </w:rPr>
      </w:pPr>
    </w:p>
    <w:p w14:paraId="7AD741E0" w14:textId="77777777" w:rsidR="00AF6D9B" w:rsidRDefault="00AF6D9B" w:rsidP="00C2329D">
      <w:pPr>
        <w:rPr>
          <w:lang w:val="it-IT"/>
        </w:rPr>
      </w:pPr>
    </w:p>
    <w:p w14:paraId="2F072DE8" w14:textId="77777777" w:rsidR="00AF6D9B" w:rsidRDefault="00AF6D9B" w:rsidP="00C2329D">
      <w:pPr>
        <w:rPr>
          <w:lang w:val="it-IT"/>
        </w:rPr>
      </w:pPr>
    </w:p>
    <w:p w14:paraId="4178D6C0" w14:textId="77777777" w:rsidR="00C2329D" w:rsidRPr="000112F1" w:rsidRDefault="00FC46D7" w:rsidP="00C2329D">
      <w:pPr>
        <w:rPr>
          <w:lang w:val="it-IT"/>
        </w:rPr>
      </w:pPr>
      <w:r>
        <w:rPr>
          <w:noProof/>
          <w:lang w:val="it-IT"/>
        </w:rPr>
        <w:drawing>
          <wp:inline distT="0" distB="0" distL="0" distR="0" wp14:anchorId="249C7DB4" wp14:editId="228F2275">
            <wp:extent cx="5486400" cy="3355975"/>
            <wp:effectExtent l="0" t="0" r="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PNG"/>
                    <pic:cNvPicPr/>
                  </pic:nvPicPr>
                  <pic:blipFill>
                    <a:blip r:embed="rId36"/>
                    <a:stretch>
                      <a:fillRect/>
                    </a:stretch>
                  </pic:blipFill>
                  <pic:spPr>
                    <a:xfrm>
                      <a:off x="0" y="0"/>
                      <a:ext cx="5486400" cy="3355975"/>
                    </a:xfrm>
                    <a:prstGeom prst="rect">
                      <a:avLst/>
                    </a:prstGeom>
                  </pic:spPr>
                </pic:pic>
              </a:graphicData>
            </a:graphic>
          </wp:inline>
        </w:drawing>
      </w:r>
    </w:p>
    <w:p w14:paraId="53D369CD" w14:textId="77777777" w:rsidR="00D93426" w:rsidRPr="000112F1" w:rsidRDefault="00D93426" w:rsidP="00C2329D">
      <w:pPr>
        <w:rPr>
          <w:lang w:val="it-IT"/>
        </w:rPr>
      </w:pPr>
    </w:p>
    <w:p w14:paraId="708EC672" w14:textId="77777777" w:rsidR="00D93426" w:rsidRPr="000112F1" w:rsidRDefault="00D93426" w:rsidP="00C2329D">
      <w:pPr>
        <w:rPr>
          <w:lang w:val="it-IT"/>
        </w:rPr>
      </w:pPr>
    </w:p>
    <w:p w14:paraId="305FEF9D" w14:textId="77777777" w:rsidR="00D93426" w:rsidRPr="000112F1" w:rsidRDefault="00D93426" w:rsidP="00C2329D">
      <w:pPr>
        <w:rPr>
          <w:lang w:val="it-IT"/>
        </w:rPr>
      </w:pPr>
    </w:p>
    <w:p w14:paraId="6B781899" w14:textId="5EDFA9B9" w:rsidR="00D93426" w:rsidRDefault="00122782" w:rsidP="00C2329D">
      <w:pPr>
        <w:rPr>
          <w:rFonts w:asciiTheme="majorHAnsi" w:hAnsiTheme="majorHAnsi"/>
          <w:lang w:val="it-IT"/>
        </w:rPr>
      </w:pPr>
      <w:r>
        <w:rPr>
          <w:rFonts w:asciiTheme="majorHAnsi" w:hAnsiTheme="majorHAnsi"/>
          <w:lang w:val="it-IT"/>
        </w:rPr>
        <w:t xml:space="preserve">Abbiamo suddiviso </w:t>
      </w:r>
      <w:r w:rsidR="00DD4853">
        <w:rPr>
          <w:rFonts w:asciiTheme="majorHAnsi" w:hAnsiTheme="majorHAnsi"/>
          <w:lang w:val="it-IT"/>
        </w:rPr>
        <w:t xml:space="preserve">il nostro class </w:t>
      </w:r>
      <w:proofErr w:type="spellStart"/>
      <w:r w:rsidR="00DD4853">
        <w:rPr>
          <w:rFonts w:asciiTheme="majorHAnsi" w:hAnsiTheme="majorHAnsi"/>
          <w:lang w:val="it-IT"/>
        </w:rPr>
        <w:t>diagram</w:t>
      </w:r>
      <w:proofErr w:type="spellEnd"/>
      <w:r w:rsidR="00DD4853">
        <w:rPr>
          <w:rFonts w:asciiTheme="majorHAnsi" w:hAnsiTheme="majorHAnsi"/>
          <w:lang w:val="it-IT"/>
        </w:rPr>
        <w:t xml:space="preserve"> secondo le funzionalità che offrono le varie classi.</w:t>
      </w:r>
    </w:p>
    <w:p w14:paraId="457F10FF" w14:textId="58157797" w:rsidR="00DD4853" w:rsidRDefault="00DD4853" w:rsidP="00C2329D">
      <w:pPr>
        <w:rPr>
          <w:ins w:id="572" w:author="Mattia Masci" w:date="2019-12-12T20:45:00Z"/>
          <w:rFonts w:asciiTheme="majorHAnsi" w:hAnsiTheme="majorHAnsi"/>
          <w:lang w:val="it-IT"/>
        </w:rPr>
      </w:pPr>
      <w:r>
        <w:rPr>
          <w:rFonts w:asciiTheme="majorHAnsi" w:hAnsiTheme="majorHAnsi"/>
          <w:lang w:val="it-IT"/>
        </w:rPr>
        <w:t xml:space="preserve">Nella sezione </w:t>
      </w:r>
      <w:r w:rsidRPr="00DD4853">
        <w:rPr>
          <w:rFonts w:asciiTheme="majorHAnsi" w:hAnsiTheme="majorHAnsi"/>
          <w:b/>
          <w:lang w:val="it-IT"/>
        </w:rPr>
        <w:t>visualizzazione</w:t>
      </w:r>
      <w:r>
        <w:rPr>
          <w:rFonts w:asciiTheme="majorHAnsi" w:hAnsiTheme="majorHAnsi"/>
          <w:lang w:val="it-IT"/>
        </w:rPr>
        <w:t xml:space="preserve"> possiamo trovare tutte le classi che interagiscono per andare a formare l’interfaccia del sistema</w:t>
      </w:r>
      <w:r w:rsidR="0008524E">
        <w:rPr>
          <w:rFonts w:asciiTheme="majorHAnsi" w:hAnsiTheme="majorHAnsi"/>
          <w:lang w:val="it-IT"/>
        </w:rPr>
        <w:t xml:space="preserve">. </w:t>
      </w:r>
    </w:p>
    <w:p w14:paraId="45554B1C" w14:textId="77777777" w:rsidR="000902E9" w:rsidRPr="000902E9" w:rsidRDefault="000902E9" w:rsidP="000902E9">
      <w:pPr>
        <w:rPr>
          <w:ins w:id="573" w:author="Mattia Masci" w:date="2019-12-12T20:46:00Z"/>
          <w:rFonts w:asciiTheme="majorHAnsi" w:hAnsiTheme="majorHAnsi"/>
          <w:lang w:val="it-IT"/>
        </w:rPr>
      </w:pPr>
      <w:ins w:id="574" w:author="Mattia Masci" w:date="2019-12-12T20:46:00Z">
        <w:r w:rsidRPr="000902E9">
          <w:rPr>
            <w:rFonts w:asciiTheme="majorHAnsi" w:hAnsiTheme="majorHAnsi"/>
            <w:lang w:val="it-IT"/>
          </w:rPr>
          <w:t>Nella pagina di autenticazione l’utente dovrà immettere i propri dati e inviarli, attraverso il metodo ‘</w:t>
        </w:r>
        <w:proofErr w:type="gramStart"/>
        <w:r w:rsidRPr="000902E9">
          <w:rPr>
            <w:rFonts w:asciiTheme="majorHAnsi" w:hAnsiTheme="majorHAnsi"/>
            <w:lang w:val="it-IT"/>
          </w:rPr>
          <w:t>validate(</w:t>
        </w:r>
        <w:proofErr w:type="gramEnd"/>
        <w:r w:rsidRPr="000902E9">
          <w:rPr>
            <w:rFonts w:asciiTheme="majorHAnsi" w:hAnsiTheme="majorHAnsi"/>
            <w:lang w:val="it-IT"/>
          </w:rPr>
          <w:t>)’ il sistema risponderà positivamente o negativamente all’azione.</w:t>
        </w:r>
      </w:ins>
    </w:p>
    <w:p w14:paraId="4A99C4FB" w14:textId="742F3ECC" w:rsidR="00403D74" w:rsidRDefault="000902E9" w:rsidP="000902E9">
      <w:pPr>
        <w:rPr>
          <w:rFonts w:asciiTheme="majorHAnsi" w:hAnsiTheme="majorHAnsi"/>
          <w:lang w:val="it-IT"/>
        </w:rPr>
      </w:pPr>
      <w:ins w:id="575" w:author="Mattia Masci" w:date="2019-12-12T20:46:00Z">
        <w:r w:rsidRPr="000902E9">
          <w:rPr>
            <w:rFonts w:asciiTheme="majorHAnsi" w:hAnsiTheme="majorHAnsi"/>
            <w:lang w:val="it-IT"/>
          </w:rPr>
          <w:t>Nella propria homepage l’utente potrà selezionare o deselezionare i POI da visualizzare attraverso la classe ‘Filtro’. Il metodo ‘</w:t>
        </w:r>
        <w:proofErr w:type="spellStart"/>
        <w:proofErr w:type="gramStart"/>
        <w:r w:rsidRPr="000902E9">
          <w:rPr>
            <w:rFonts w:asciiTheme="majorHAnsi" w:hAnsiTheme="majorHAnsi"/>
            <w:lang w:val="it-IT"/>
          </w:rPr>
          <w:t>select</w:t>
        </w:r>
        <w:proofErr w:type="spellEnd"/>
        <w:r w:rsidRPr="000902E9">
          <w:rPr>
            <w:rFonts w:asciiTheme="majorHAnsi" w:hAnsiTheme="majorHAnsi"/>
            <w:lang w:val="it-IT"/>
          </w:rPr>
          <w:t>(</w:t>
        </w:r>
        <w:proofErr w:type="gramEnd"/>
        <w:r w:rsidRPr="000902E9">
          <w:rPr>
            <w:rFonts w:asciiTheme="majorHAnsi" w:hAnsiTheme="majorHAnsi"/>
            <w:lang w:val="it-IT"/>
          </w:rPr>
          <w:t>)’, chiamato successivamente a un click di selezione/</w:t>
        </w:r>
        <w:proofErr w:type="spellStart"/>
        <w:r w:rsidRPr="000902E9">
          <w:rPr>
            <w:rFonts w:asciiTheme="majorHAnsi" w:hAnsiTheme="majorHAnsi"/>
            <w:lang w:val="it-IT"/>
          </w:rPr>
          <w:t>deselezione</w:t>
        </w:r>
        <w:proofErr w:type="spellEnd"/>
        <w:r w:rsidRPr="000902E9">
          <w:rPr>
            <w:rFonts w:asciiTheme="majorHAnsi" w:hAnsiTheme="majorHAnsi"/>
            <w:lang w:val="it-IT"/>
          </w:rPr>
          <w:t xml:space="preserve"> POI chiamerà direttamente la classe ‘Controller’ per prendere i dati dal database ed eseguire un ‘set()’ sulla mappa.</w:t>
        </w:r>
      </w:ins>
    </w:p>
    <w:p w14:paraId="28CB2ADD" w14:textId="1CB4796E" w:rsidR="0008524E" w:rsidRDefault="0008524E" w:rsidP="00C2329D">
      <w:pPr>
        <w:rPr>
          <w:ins w:id="576" w:author="Mattia Masci" w:date="2019-12-12T20:46:00Z"/>
          <w:rFonts w:asciiTheme="majorHAnsi" w:hAnsiTheme="majorHAnsi"/>
          <w:lang w:val="it-IT"/>
        </w:rPr>
      </w:pPr>
      <w:r>
        <w:rPr>
          <w:rFonts w:asciiTheme="majorHAnsi" w:hAnsiTheme="majorHAnsi"/>
          <w:lang w:val="it-IT"/>
        </w:rPr>
        <w:lastRenderedPageBreak/>
        <w:t xml:space="preserve">La classe </w:t>
      </w:r>
      <w:r w:rsidRPr="0008524E">
        <w:rPr>
          <w:rFonts w:asciiTheme="majorHAnsi" w:hAnsiTheme="majorHAnsi"/>
          <w:b/>
          <w:lang w:val="it-IT"/>
        </w:rPr>
        <w:t>controller</w:t>
      </w:r>
      <w:r>
        <w:rPr>
          <w:rFonts w:asciiTheme="majorHAnsi" w:hAnsiTheme="majorHAnsi"/>
          <w:b/>
          <w:lang w:val="it-IT"/>
        </w:rPr>
        <w:t xml:space="preserve"> </w:t>
      </w:r>
      <w:r>
        <w:rPr>
          <w:rFonts w:asciiTheme="majorHAnsi" w:hAnsiTheme="majorHAnsi"/>
          <w:lang w:val="it-IT"/>
        </w:rPr>
        <w:t>si occupa di controllare il flusso ed elaborare i dati</w:t>
      </w:r>
      <w:r w:rsidR="007568C4">
        <w:rPr>
          <w:rFonts w:asciiTheme="majorHAnsi" w:hAnsiTheme="majorHAnsi"/>
          <w:lang w:val="it-IT"/>
        </w:rPr>
        <w:t>.</w:t>
      </w:r>
    </w:p>
    <w:p w14:paraId="52A33D9D" w14:textId="57A63EE5" w:rsidR="000902E9" w:rsidRDefault="00C928C9" w:rsidP="00C2329D">
      <w:pPr>
        <w:rPr>
          <w:rFonts w:asciiTheme="majorHAnsi" w:hAnsiTheme="majorHAnsi"/>
          <w:lang w:val="it-IT"/>
        </w:rPr>
      </w:pPr>
      <w:ins w:id="577" w:author="Mattia Masci" w:date="2019-12-12T20:46:00Z">
        <w:r w:rsidRPr="00C928C9">
          <w:rPr>
            <w:rFonts w:asciiTheme="majorHAnsi" w:hAnsiTheme="majorHAnsi"/>
            <w:lang w:val="it-IT"/>
          </w:rPr>
          <w:t>Essa farà da intermediario tra la GUI e il database e verrà interrogata ogniqualvolta si avrà bisogno di un’esecuzione.</w:t>
        </w:r>
      </w:ins>
    </w:p>
    <w:p w14:paraId="0BA7A244" w14:textId="676E9173" w:rsidR="007568C4" w:rsidRPr="00CE3CD2" w:rsidRDefault="007568C4" w:rsidP="00C2329D">
      <w:pPr>
        <w:rPr>
          <w:rFonts w:asciiTheme="majorHAnsi" w:hAnsiTheme="majorHAnsi"/>
          <w:lang w:val="it-IT"/>
        </w:rPr>
      </w:pPr>
      <w:r>
        <w:rPr>
          <w:rFonts w:asciiTheme="majorHAnsi" w:hAnsiTheme="majorHAnsi"/>
          <w:lang w:val="it-IT"/>
        </w:rPr>
        <w:t xml:space="preserve">Il </w:t>
      </w:r>
      <w:r w:rsidRPr="007568C4">
        <w:rPr>
          <w:rFonts w:asciiTheme="majorHAnsi" w:hAnsiTheme="majorHAnsi"/>
          <w:b/>
          <w:lang w:val="it-IT"/>
        </w:rPr>
        <w:t>database</w:t>
      </w:r>
      <w:r>
        <w:rPr>
          <w:rFonts w:asciiTheme="majorHAnsi" w:hAnsiTheme="majorHAnsi"/>
          <w:b/>
          <w:lang w:val="it-IT"/>
        </w:rPr>
        <w:t xml:space="preserve"> </w:t>
      </w:r>
      <w:r w:rsidR="00CE3CD2">
        <w:rPr>
          <w:rFonts w:asciiTheme="majorHAnsi" w:hAnsiTheme="majorHAnsi"/>
          <w:lang w:val="it-IT"/>
        </w:rPr>
        <w:t>lavora allo scopo di memorizzare i dati e renderli disponibili nel momento del bisogno.</w:t>
      </w:r>
    </w:p>
    <w:p w14:paraId="7954991E" w14:textId="77777777" w:rsidR="00D93426" w:rsidRPr="000112F1" w:rsidRDefault="00D93426" w:rsidP="00C2329D">
      <w:pPr>
        <w:rPr>
          <w:lang w:val="it-IT"/>
        </w:rPr>
      </w:pPr>
    </w:p>
    <w:p w14:paraId="3D8317B3" w14:textId="77777777" w:rsidR="00D93426" w:rsidRPr="000112F1" w:rsidRDefault="00D93426" w:rsidP="00C2329D">
      <w:pPr>
        <w:rPr>
          <w:lang w:val="it-IT"/>
        </w:rPr>
      </w:pPr>
    </w:p>
    <w:p w14:paraId="6930F4FB" w14:textId="77777777" w:rsidR="00D93426" w:rsidRPr="000112F1" w:rsidRDefault="00D93426" w:rsidP="00C2329D">
      <w:pPr>
        <w:rPr>
          <w:lang w:val="it-IT"/>
        </w:rPr>
      </w:pPr>
    </w:p>
    <w:p w14:paraId="163341EA" w14:textId="77777777" w:rsidR="00D93426" w:rsidRPr="000112F1" w:rsidRDefault="00D93426" w:rsidP="00C2329D">
      <w:pPr>
        <w:rPr>
          <w:lang w:val="it-IT"/>
        </w:rPr>
      </w:pPr>
    </w:p>
    <w:p w14:paraId="241DAB78" w14:textId="77777777" w:rsidR="00ED25DB" w:rsidRDefault="00C2329D" w:rsidP="005B12E3">
      <w:pPr>
        <w:pStyle w:val="Titolo"/>
        <w:spacing w:line="276" w:lineRule="auto"/>
        <w:rPr>
          <w:noProof/>
        </w:rPr>
      </w:pPr>
      <w:r>
        <w:rPr>
          <w:noProof/>
        </w:rPr>
        <w:t>G</w:t>
      </w:r>
      <w:r w:rsidR="00ED25DB" w:rsidRPr="00BF620D">
        <w:rPr>
          <w:noProof/>
        </w:rPr>
        <w:t xml:space="preserve">. Explain how the FRs and the NFRs are satisfied by design </w:t>
      </w:r>
    </w:p>
    <w:p w14:paraId="2147F363" w14:textId="77777777" w:rsidR="00CB3933" w:rsidRPr="00CE15D8" w:rsidRDefault="00CB3933" w:rsidP="00CB3933">
      <w:pPr>
        <w:pStyle w:val="Standard"/>
        <w:spacing w:after="300" w:line="276" w:lineRule="auto"/>
        <w:rPr>
          <w:rFonts w:ascii="Arial" w:hAnsi="Arial" w:cs="Times New Roman"/>
          <w:b/>
          <w:bCs/>
          <w:iCs/>
          <w:color w:val="66CCFF"/>
          <w:spacing w:val="5"/>
          <w:sz w:val="28"/>
          <w:szCs w:val="28"/>
        </w:rPr>
      </w:pPr>
      <w:proofErr w:type="spellStart"/>
      <w:r w:rsidRPr="00CE15D8">
        <w:rPr>
          <w:rFonts w:ascii="Arial" w:hAnsi="Arial" w:cs="Times New Roman"/>
          <w:b/>
          <w:bCs/>
          <w:iCs/>
          <w:color w:val="66CCFF"/>
          <w:spacing w:val="5"/>
          <w:sz w:val="28"/>
          <w:szCs w:val="28"/>
        </w:rPr>
        <w:t>NFRs</w:t>
      </w:r>
      <w:proofErr w:type="spellEnd"/>
    </w:p>
    <w:p w14:paraId="6050D9CE" w14:textId="77777777" w:rsidR="00CB3933" w:rsidRPr="00CE15D8" w:rsidRDefault="00CB3933" w:rsidP="00CB3933">
      <w:pPr>
        <w:pStyle w:val="Standard"/>
        <w:spacing w:after="300" w:line="276" w:lineRule="auto"/>
        <w:rPr>
          <w:rFonts w:ascii="Arial" w:hAnsi="Arial" w:cs="Times New Roman"/>
          <w:iCs/>
          <w:color w:val="66CCFF"/>
          <w:spacing w:val="5"/>
          <w:sz w:val="28"/>
          <w:szCs w:val="28"/>
        </w:rPr>
      </w:pPr>
      <w:proofErr w:type="spellStart"/>
      <w:r w:rsidRPr="00CE15D8">
        <w:rPr>
          <w:rFonts w:ascii="Arial" w:hAnsi="Arial" w:cs="Times New Roman"/>
          <w:iCs/>
          <w:color w:val="66CCFF"/>
          <w:spacing w:val="5"/>
          <w:sz w:val="28"/>
          <w:szCs w:val="28"/>
        </w:rPr>
        <w:t>Supportability</w:t>
      </w:r>
      <w:proofErr w:type="spellEnd"/>
      <w:r w:rsidRPr="00CE15D8">
        <w:rPr>
          <w:rFonts w:ascii="Arial" w:hAnsi="Arial" w:cs="Times New Roman"/>
          <w:iCs/>
          <w:color w:val="66CCFF"/>
          <w:spacing w:val="5"/>
          <w:sz w:val="28"/>
          <w:szCs w:val="28"/>
        </w:rPr>
        <w:t xml:space="preserve"> e </w:t>
      </w:r>
      <w:proofErr w:type="spellStart"/>
      <w:r w:rsidR="00427F44" w:rsidRPr="00CE15D8">
        <w:rPr>
          <w:rFonts w:ascii="Arial" w:hAnsi="Arial" w:cs="Times New Roman"/>
          <w:iCs/>
          <w:color w:val="66CCFF"/>
          <w:spacing w:val="5"/>
          <w:sz w:val="28"/>
          <w:szCs w:val="28"/>
        </w:rPr>
        <w:t>M</w:t>
      </w:r>
      <w:r w:rsidRPr="00CE15D8">
        <w:rPr>
          <w:rFonts w:ascii="Arial" w:hAnsi="Arial" w:cs="Times New Roman"/>
          <w:iCs/>
          <w:color w:val="66CCFF"/>
          <w:spacing w:val="5"/>
          <w:sz w:val="28"/>
          <w:szCs w:val="28"/>
        </w:rPr>
        <w:t>aintanability</w:t>
      </w:r>
      <w:proofErr w:type="spellEnd"/>
    </w:p>
    <w:p w14:paraId="18C0A08F" w14:textId="77777777" w:rsidR="00CB3933" w:rsidRPr="00CE15D8" w:rsidRDefault="00CB3933" w:rsidP="00CB3933">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 xml:space="preserve">Per garantire la </w:t>
      </w:r>
      <w:proofErr w:type="spellStart"/>
      <w:r w:rsidRPr="00CE15D8">
        <w:rPr>
          <w:rFonts w:asciiTheme="majorHAnsi" w:hAnsiTheme="majorHAnsi" w:cs="Times New Roman"/>
          <w:iCs/>
          <w:color w:val="000000"/>
          <w:spacing w:val="5"/>
        </w:rPr>
        <w:t>supportabilità</w:t>
      </w:r>
      <w:proofErr w:type="spellEnd"/>
      <w:r w:rsidRPr="00CE15D8">
        <w:rPr>
          <w:rFonts w:asciiTheme="majorHAnsi" w:hAnsiTheme="majorHAnsi" w:cs="Times New Roman"/>
          <w:iCs/>
          <w:color w:val="000000"/>
          <w:spacing w:val="5"/>
        </w:rPr>
        <w:t xml:space="preserve"> del codice utilizzeremo I linguaggi già specificati che assicureranno la corretta eseguibilità su una grande varietà di sistemi.</w:t>
      </w:r>
    </w:p>
    <w:p w14:paraId="30DC56EE" w14:textId="0C39ECF1" w:rsidR="00CB3933" w:rsidDel="000A64B7" w:rsidRDefault="00CB3933" w:rsidP="00CB3933">
      <w:pPr>
        <w:pStyle w:val="Standard"/>
        <w:spacing w:after="300" w:line="276" w:lineRule="auto"/>
        <w:rPr>
          <w:del w:id="578" w:author="Mattia Masci" w:date="2019-12-22T21:17:00Z"/>
          <w:rFonts w:ascii="Arial" w:hAnsi="Arial" w:cs="Times New Roman"/>
          <w:iCs/>
          <w:color w:val="66CCFF"/>
          <w:spacing w:val="5"/>
          <w:sz w:val="28"/>
          <w:szCs w:val="28"/>
        </w:rPr>
      </w:pPr>
      <w:proofErr w:type="gramStart"/>
      <w:r w:rsidRPr="00CE15D8">
        <w:rPr>
          <w:rFonts w:asciiTheme="majorHAnsi" w:hAnsiTheme="majorHAnsi" w:cs="Times New Roman"/>
          <w:iCs/>
          <w:color w:val="000000"/>
          <w:spacing w:val="5"/>
        </w:rPr>
        <w:t>Inoltre</w:t>
      </w:r>
      <w:proofErr w:type="gramEnd"/>
      <w:r w:rsidR="00427F44" w:rsidRPr="00CE15D8">
        <w:rPr>
          <w:rFonts w:asciiTheme="majorHAnsi" w:hAnsiTheme="majorHAnsi" w:cs="Times New Roman"/>
          <w:iCs/>
          <w:color w:val="000000"/>
          <w:spacing w:val="5"/>
        </w:rPr>
        <w:t xml:space="preserve"> </w:t>
      </w:r>
      <w:r w:rsidRPr="00CE15D8">
        <w:rPr>
          <w:rFonts w:asciiTheme="majorHAnsi" w:hAnsiTheme="majorHAnsi" w:cs="Times New Roman"/>
          <w:iCs/>
          <w:color w:val="000000"/>
          <w:spacing w:val="5"/>
        </w:rPr>
        <w:t>la specificità di ogni linguaggio ci faciliterà il compito di dividere il codice in moduli aventi ognuno una propria logica e di creare interfacce per determinati compiti che andremo a richiamare al momento opportuno</w:t>
      </w:r>
      <w:r w:rsidRPr="00CB3933">
        <w:rPr>
          <w:rFonts w:ascii="Arial" w:hAnsi="Arial" w:cs="Times New Roman"/>
          <w:i/>
          <w:iCs/>
          <w:color w:val="000000"/>
          <w:spacing w:val="5"/>
        </w:rPr>
        <w:t>.</w:t>
      </w:r>
    </w:p>
    <w:p w14:paraId="25439DAA" w14:textId="2E043A82" w:rsidR="000A64B7" w:rsidRDefault="000A64B7" w:rsidP="00CB3933">
      <w:pPr>
        <w:pStyle w:val="Standard"/>
        <w:spacing w:after="300" w:line="276" w:lineRule="auto"/>
        <w:rPr>
          <w:ins w:id="579" w:author="Mattia Masci" w:date="2019-12-22T21:17:00Z"/>
          <w:rFonts w:ascii="Arial" w:hAnsi="Arial" w:cs="Times New Roman"/>
          <w:iCs/>
          <w:color w:val="66CCFF"/>
          <w:spacing w:val="5"/>
          <w:sz w:val="28"/>
          <w:szCs w:val="28"/>
        </w:rPr>
      </w:pPr>
    </w:p>
    <w:p w14:paraId="73454618" w14:textId="77777777" w:rsidR="000A64B7" w:rsidRPr="00CB3933" w:rsidRDefault="000A64B7" w:rsidP="00CB3933">
      <w:pPr>
        <w:pStyle w:val="Standard"/>
        <w:spacing w:after="300" w:line="276" w:lineRule="auto"/>
        <w:rPr>
          <w:ins w:id="580" w:author="Mattia Masci" w:date="2019-12-22T21:17:00Z"/>
          <w:rFonts w:ascii="Arial" w:hAnsi="Arial" w:cs="Times New Roman"/>
          <w:i/>
          <w:iCs/>
          <w:color w:val="000000"/>
          <w:spacing w:val="5"/>
        </w:rPr>
      </w:pPr>
    </w:p>
    <w:p w14:paraId="0FFFBF28" w14:textId="77777777" w:rsidR="00CB3933" w:rsidRPr="00534B30" w:rsidDel="000A64B7" w:rsidRDefault="00CB3933" w:rsidP="00CB3933">
      <w:pPr>
        <w:pStyle w:val="Standard"/>
        <w:spacing w:after="300" w:line="276" w:lineRule="auto"/>
        <w:rPr>
          <w:del w:id="581" w:author="Mattia Masci" w:date="2019-12-22T21:17:00Z"/>
          <w:rFonts w:ascii="Arial" w:hAnsi="Arial" w:cs="Times New Roman"/>
          <w:i/>
          <w:iCs/>
          <w:color w:val="000000"/>
          <w:spacing w:val="5"/>
          <w:sz w:val="28"/>
          <w:szCs w:val="28"/>
        </w:rPr>
      </w:pPr>
    </w:p>
    <w:p w14:paraId="61551B13" w14:textId="77777777" w:rsidR="00CB3933" w:rsidRPr="00CE15D8" w:rsidRDefault="00CB3933" w:rsidP="00CB3933">
      <w:pPr>
        <w:pStyle w:val="Standard"/>
        <w:spacing w:after="300" w:line="276" w:lineRule="auto"/>
        <w:rPr>
          <w:rFonts w:ascii="Arial" w:hAnsi="Arial" w:cs="Times New Roman"/>
          <w:iCs/>
          <w:color w:val="66CCFF"/>
          <w:spacing w:val="5"/>
          <w:sz w:val="28"/>
          <w:szCs w:val="28"/>
        </w:rPr>
      </w:pPr>
      <w:bookmarkStart w:id="582" w:name="_Hlk26475638"/>
      <w:r w:rsidRPr="00CE15D8">
        <w:rPr>
          <w:rFonts w:ascii="Arial" w:hAnsi="Arial" w:cs="Times New Roman"/>
          <w:iCs/>
          <w:color w:val="66CCFF"/>
          <w:spacing w:val="5"/>
          <w:sz w:val="28"/>
          <w:szCs w:val="28"/>
        </w:rPr>
        <w:t>Usabilità</w:t>
      </w:r>
    </w:p>
    <w:bookmarkEnd w:id="582"/>
    <w:p w14:paraId="0BD8DC40" w14:textId="232FF401" w:rsidR="00C928C9" w:rsidDel="000A64B7" w:rsidRDefault="00CB3933" w:rsidP="002E0E04">
      <w:pPr>
        <w:pStyle w:val="Standard"/>
        <w:spacing w:after="300" w:line="276" w:lineRule="auto"/>
        <w:rPr>
          <w:del w:id="583" w:author="Mattia Masci" w:date="2019-12-13T11:43:00Z"/>
          <w:rFonts w:asciiTheme="majorHAnsi" w:hAnsiTheme="majorHAnsi" w:cs="Times New Roman"/>
          <w:iCs/>
          <w:color w:val="000000"/>
          <w:spacing w:val="5"/>
        </w:rPr>
      </w:pPr>
      <w:r w:rsidRPr="00CE15D8">
        <w:rPr>
          <w:rFonts w:asciiTheme="majorHAnsi" w:hAnsiTheme="majorHAnsi" w:cs="Times New Roman"/>
          <w:iCs/>
          <w:color w:val="000000"/>
          <w:spacing w:val="5"/>
        </w:rPr>
        <w:t>Garantiremo la navigabilità del sito organizzando una homepage minimalista e il più intuitiva possibile, ci impegneremo allo scopo di rendere I comandi e l'interfaccia grafica semplici per quanto ci sarà possibile. A questo scopo per la GUI ci ispireremo ad altri siti web affermati in modo da renderla familiare.</w:t>
      </w:r>
    </w:p>
    <w:p w14:paraId="01B07D52" w14:textId="6AC453AE" w:rsidR="000A64B7" w:rsidRDefault="000A64B7" w:rsidP="00C928C9">
      <w:pPr>
        <w:pStyle w:val="Standard"/>
        <w:spacing w:after="300" w:line="276" w:lineRule="auto"/>
        <w:rPr>
          <w:ins w:id="584" w:author="Mattia Masci" w:date="2019-12-22T21:17:00Z"/>
          <w:rFonts w:asciiTheme="majorHAnsi" w:hAnsiTheme="majorHAnsi" w:cs="Times New Roman"/>
          <w:iCs/>
          <w:color w:val="000000"/>
          <w:spacing w:val="5"/>
        </w:rPr>
      </w:pPr>
    </w:p>
    <w:p w14:paraId="08CB3074" w14:textId="77777777" w:rsidR="000A64B7" w:rsidRDefault="000A64B7" w:rsidP="00C928C9">
      <w:pPr>
        <w:pStyle w:val="Standard"/>
        <w:spacing w:after="300" w:line="276" w:lineRule="auto"/>
        <w:rPr>
          <w:ins w:id="585" w:author="Mattia Masci" w:date="2019-12-22T21:17:00Z"/>
          <w:rFonts w:asciiTheme="majorHAnsi" w:hAnsiTheme="majorHAnsi" w:cs="Times New Roman"/>
          <w:iCs/>
          <w:color w:val="000000"/>
          <w:spacing w:val="5"/>
        </w:rPr>
      </w:pPr>
    </w:p>
    <w:p w14:paraId="0DBC230B" w14:textId="77EA62EE" w:rsidR="002E0E04" w:rsidRDefault="002E0E04" w:rsidP="002E0E04">
      <w:pPr>
        <w:pStyle w:val="Standard"/>
        <w:spacing w:after="300" w:line="276" w:lineRule="auto"/>
        <w:rPr>
          <w:rFonts w:ascii="Arial" w:hAnsi="Arial" w:cs="Times New Roman"/>
          <w:iCs/>
          <w:color w:val="66CCFF"/>
          <w:spacing w:val="5"/>
          <w:sz w:val="28"/>
          <w:szCs w:val="28"/>
        </w:rPr>
      </w:pPr>
      <w:proofErr w:type="spellStart"/>
      <w:r>
        <w:rPr>
          <w:rFonts w:ascii="Arial" w:hAnsi="Arial" w:cs="Times New Roman"/>
          <w:iCs/>
          <w:color w:val="66CCFF"/>
          <w:spacing w:val="5"/>
          <w:sz w:val="28"/>
          <w:szCs w:val="28"/>
        </w:rPr>
        <w:t>Capacity</w:t>
      </w:r>
      <w:proofErr w:type="spellEnd"/>
      <w:r>
        <w:rPr>
          <w:rFonts w:ascii="Arial" w:hAnsi="Arial" w:cs="Times New Roman"/>
          <w:iCs/>
          <w:color w:val="66CCFF"/>
          <w:spacing w:val="5"/>
          <w:sz w:val="28"/>
          <w:szCs w:val="28"/>
        </w:rPr>
        <w:t xml:space="preserve"> e </w:t>
      </w:r>
      <w:proofErr w:type="spellStart"/>
      <w:r>
        <w:rPr>
          <w:rFonts w:ascii="Arial" w:hAnsi="Arial" w:cs="Times New Roman"/>
          <w:iCs/>
          <w:color w:val="66CCFF"/>
          <w:spacing w:val="5"/>
          <w:sz w:val="28"/>
          <w:szCs w:val="28"/>
        </w:rPr>
        <w:t>Scalability</w:t>
      </w:r>
      <w:proofErr w:type="spellEnd"/>
    </w:p>
    <w:p w14:paraId="75E229D6" w14:textId="3CB89E4B" w:rsidR="002E0E04" w:rsidRPr="00086B43" w:rsidRDefault="00086B43" w:rsidP="002E0E04">
      <w:pPr>
        <w:pStyle w:val="Standard"/>
        <w:spacing w:after="300" w:line="276" w:lineRule="auto"/>
        <w:rPr>
          <w:rFonts w:asciiTheme="majorHAnsi" w:hAnsiTheme="majorHAnsi" w:cs="Times New Roman"/>
          <w:iCs/>
          <w:spacing w:val="5"/>
        </w:rPr>
      </w:pPr>
      <w:r>
        <w:rPr>
          <w:rFonts w:asciiTheme="majorHAnsi" w:hAnsiTheme="majorHAnsi" w:cs="Times New Roman"/>
          <w:iCs/>
          <w:spacing w:val="5"/>
        </w:rPr>
        <w:t xml:space="preserve">Gestiremo il database in modo da rendere il più efficienti possibili le </w:t>
      </w:r>
      <w:r w:rsidR="00E41021">
        <w:rPr>
          <w:rFonts w:asciiTheme="majorHAnsi" w:hAnsiTheme="majorHAnsi" w:cs="Times New Roman"/>
          <w:iCs/>
          <w:spacing w:val="5"/>
        </w:rPr>
        <w:t xml:space="preserve">transizioni </w:t>
      </w:r>
      <w:r w:rsidR="00E41021">
        <w:rPr>
          <w:rFonts w:asciiTheme="majorHAnsi" w:hAnsiTheme="majorHAnsi" w:cs="Times New Roman"/>
          <w:iCs/>
          <w:spacing w:val="5"/>
        </w:rPr>
        <w:lastRenderedPageBreak/>
        <w:t xml:space="preserve">e le queries, inoltre per i periodi di grande attività terremo conto di poter </w:t>
      </w:r>
      <w:r w:rsidR="00CC19C2">
        <w:rPr>
          <w:rFonts w:asciiTheme="majorHAnsi" w:hAnsiTheme="majorHAnsi" w:cs="Times New Roman"/>
          <w:iCs/>
          <w:spacing w:val="5"/>
        </w:rPr>
        <w:t xml:space="preserve">aggiungere un altro database di supporto </w:t>
      </w:r>
      <w:r w:rsidR="00846060">
        <w:rPr>
          <w:rFonts w:asciiTheme="majorHAnsi" w:hAnsiTheme="majorHAnsi" w:cs="Times New Roman"/>
          <w:iCs/>
          <w:spacing w:val="5"/>
        </w:rPr>
        <w:t>in modo da incrementare le performance.</w:t>
      </w:r>
    </w:p>
    <w:p w14:paraId="2CEA0697" w14:textId="77777777" w:rsidR="00CB3933" w:rsidRDefault="00CB3933" w:rsidP="00CB3933">
      <w:pPr>
        <w:pStyle w:val="Standard"/>
        <w:spacing w:after="300" w:line="276" w:lineRule="auto"/>
        <w:rPr>
          <w:rFonts w:ascii="Arial" w:hAnsi="Arial" w:cs="Times New Roman"/>
          <w:i/>
          <w:iCs/>
          <w:color w:val="000000"/>
          <w:spacing w:val="5"/>
          <w:sz w:val="28"/>
          <w:szCs w:val="28"/>
        </w:rPr>
      </w:pPr>
    </w:p>
    <w:p w14:paraId="61982961" w14:textId="77777777" w:rsidR="00846060" w:rsidRDefault="00846060" w:rsidP="00CB3933">
      <w:pPr>
        <w:pStyle w:val="Standard"/>
        <w:spacing w:after="300" w:line="276" w:lineRule="auto"/>
        <w:rPr>
          <w:rFonts w:ascii="Arial" w:hAnsi="Arial" w:cs="Times New Roman"/>
          <w:b/>
          <w:bCs/>
          <w:iCs/>
          <w:color w:val="66CCFF"/>
          <w:spacing w:val="5"/>
          <w:sz w:val="28"/>
          <w:szCs w:val="28"/>
        </w:rPr>
      </w:pPr>
    </w:p>
    <w:p w14:paraId="13D948C6" w14:textId="77777777" w:rsidR="00846060" w:rsidRDefault="00846060" w:rsidP="00CB3933">
      <w:pPr>
        <w:pStyle w:val="Standard"/>
        <w:spacing w:after="300" w:line="276" w:lineRule="auto"/>
        <w:rPr>
          <w:rFonts w:ascii="Arial" w:hAnsi="Arial" w:cs="Times New Roman"/>
          <w:b/>
          <w:bCs/>
          <w:iCs/>
          <w:color w:val="66CCFF"/>
          <w:spacing w:val="5"/>
          <w:sz w:val="28"/>
          <w:szCs w:val="28"/>
        </w:rPr>
      </w:pPr>
    </w:p>
    <w:p w14:paraId="290B9511" w14:textId="25785172" w:rsidR="00CB3933" w:rsidRPr="00CE15D8" w:rsidRDefault="00CB3933" w:rsidP="00CB3933">
      <w:pPr>
        <w:pStyle w:val="Standard"/>
        <w:spacing w:after="300" w:line="276" w:lineRule="auto"/>
        <w:rPr>
          <w:rFonts w:ascii="Arial" w:hAnsi="Arial" w:cs="Times New Roman"/>
          <w:b/>
          <w:bCs/>
          <w:iCs/>
          <w:color w:val="66CCFF"/>
          <w:spacing w:val="5"/>
          <w:sz w:val="28"/>
          <w:szCs w:val="28"/>
        </w:rPr>
      </w:pPr>
      <w:proofErr w:type="spellStart"/>
      <w:r w:rsidRPr="00CE15D8">
        <w:rPr>
          <w:rFonts w:ascii="Arial" w:hAnsi="Arial" w:cs="Times New Roman"/>
          <w:b/>
          <w:bCs/>
          <w:iCs/>
          <w:color w:val="66CCFF"/>
          <w:spacing w:val="5"/>
          <w:sz w:val="28"/>
          <w:szCs w:val="28"/>
        </w:rPr>
        <w:t>FRs</w:t>
      </w:r>
      <w:proofErr w:type="spellEnd"/>
    </w:p>
    <w:p w14:paraId="3C626838" w14:textId="77777777" w:rsidR="00CB3933" w:rsidRPr="00CE15D8" w:rsidRDefault="00CB3933" w:rsidP="00CB3933">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Nella parte logica del sistema dovrà esserci un componente che si occuperà di eseguire queries sul database per poter filtrare correttamente I POI e visualizzarli nella mappa, realizzeremo questa funzione attraverso codice PHP.</w:t>
      </w:r>
    </w:p>
    <w:p w14:paraId="26450B48" w14:textId="77777777" w:rsidR="00CB3933" w:rsidRPr="00CE15D8" w:rsidRDefault="00CB3933" w:rsidP="00CB3933">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 xml:space="preserve">Il sistema dovrà fornire un metodo per controllare l’accesso da parte degli utenti effettuando un controllo e successivamente riportandoli nella homepage del sito. Realizzeremo del codice lato client per verificare che verranno immesse informazioni importanti e con il PHP gestiremo e controlleremo i dati inseriti nel </w:t>
      </w:r>
      <w:proofErr w:type="spellStart"/>
      <w:r w:rsidRPr="00CE15D8">
        <w:rPr>
          <w:rFonts w:asciiTheme="majorHAnsi" w:hAnsiTheme="majorHAnsi" w:cs="Times New Roman"/>
          <w:iCs/>
          <w:color w:val="000000"/>
          <w:spacing w:val="5"/>
        </w:rPr>
        <w:t>form</w:t>
      </w:r>
      <w:proofErr w:type="spellEnd"/>
      <w:r w:rsidR="006806D7" w:rsidRPr="00CE15D8">
        <w:rPr>
          <w:rFonts w:asciiTheme="majorHAnsi" w:hAnsiTheme="majorHAnsi" w:cs="Times New Roman"/>
          <w:iCs/>
          <w:color w:val="000000"/>
          <w:spacing w:val="5"/>
        </w:rPr>
        <w:t xml:space="preserve"> della L</w:t>
      </w:r>
      <w:r w:rsidRPr="00CE15D8">
        <w:rPr>
          <w:rFonts w:asciiTheme="majorHAnsi" w:hAnsiTheme="majorHAnsi" w:cs="Times New Roman"/>
          <w:iCs/>
          <w:color w:val="000000"/>
          <w:spacing w:val="5"/>
        </w:rPr>
        <w:t>ogin. Richiameremo una queries che controllerà se I dati inseriti esistono all'interno del database, visualizzando poi la giusta vista all'interno della homepage.</w:t>
      </w:r>
    </w:p>
    <w:p w14:paraId="41CE81F4" w14:textId="77777777" w:rsidR="00427F44" w:rsidRPr="00CE15D8" w:rsidRDefault="00427F44" w:rsidP="00427F44">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 xml:space="preserve">Per quanto riguarda la visualizzazione di una mappa forniremo il servizio importandola attraverso Google My Maps che ci permetterà di incorporarla e utilizzarla in modo attinente ai nostri scopi. Per rispettare Il copyright inseriremo un </w:t>
      </w:r>
      <w:proofErr w:type="spellStart"/>
      <w:r w:rsidRPr="00CE15D8">
        <w:rPr>
          <w:rFonts w:asciiTheme="majorHAnsi" w:hAnsiTheme="majorHAnsi" w:cs="Times New Roman"/>
          <w:iCs/>
          <w:color w:val="000000"/>
          <w:spacing w:val="5"/>
        </w:rPr>
        <w:t>iframe</w:t>
      </w:r>
      <w:proofErr w:type="spellEnd"/>
      <w:r w:rsidRPr="00CE15D8">
        <w:rPr>
          <w:rFonts w:asciiTheme="majorHAnsi" w:hAnsiTheme="majorHAnsi" w:cs="Times New Roman"/>
          <w:iCs/>
          <w:color w:val="000000"/>
          <w:spacing w:val="5"/>
        </w:rPr>
        <w:t xml:space="preserve"> che ci fornirà Google nel nostro codice.  Nel complesso attraverso l'interazione tra codice PHP e database andremo a organizzare le icone da visualizzare nella mappa secondo I vari elementi da filtrare.</w:t>
      </w:r>
    </w:p>
    <w:p w14:paraId="2A5C3B58" w14:textId="77777777" w:rsidR="00CB3933" w:rsidRPr="00CB3933" w:rsidRDefault="00CB3933" w:rsidP="00CB3933">
      <w:pPr>
        <w:rPr>
          <w:lang w:val="it-IT"/>
        </w:rPr>
      </w:pPr>
    </w:p>
    <w:p w14:paraId="2F5D604F" w14:textId="77777777" w:rsidR="001273A7" w:rsidRDefault="001273A7" w:rsidP="0075497C">
      <w:pPr>
        <w:pStyle w:val="Titolo"/>
        <w:spacing w:line="276" w:lineRule="auto"/>
        <w:rPr>
          <w:sz w:val="56"/>
          <w:szCs w:val="56"/>
        </w:rPr>
      </w:pPr>
    </w:p>
    <w:p w14:paraId="2C44792A" w14:textId="77777777" w:rsidR="001273A7" w:rsidRDefault="001273A7" w:rsidP="0075497C">
      <w:pPr>
        <w:pStyle w:val="Titolo"/>
        <w:spacing w:line="276" w:lineRule="auto"/>
        <w:rPr>
          <w:sz w:val="56"/>
          <w:szCs w:val="56"/>
        </w:rPr>
      </w:pPr>
    </w:p>
    <w:p w14:paraId="59E8F827" w14:textId="77777777" w:rsidR="001273A7" w:rsidRDefault="001273A7" w:rsidP="0075497C">
      <w:pPr>
        <w:pStyle w:val="Titolo"/>
        <w:spacing w:line="276" w:lineRule="auto"/>
        <w:rPr>
          <w:sz w:val="56"/>
          <w:szCs w:val="56"/>
        </w:rPr>
      </w:pPr>
    </w:p>
    <w:p w14:paraId="121DFD81" w14:textId="77777777" w:rsidR="00743B04" w:rsidDel="00740E55" w:rsidRDefault="00743B04" w:rsidP="0075497C">
      <w:pPr>
        <w:pStyle w:val="Titolo"/>
        <w:spacing w:line="276" w:lineRule="auto"/>
        <w:rPr>
          <w:del w:id="586" w:author="Mattia Masci" w:date="2019-12-18T09:50:00Z"/>
          <w:sz w:val="56"/>
          <w:szCs w:val="56"/>
        </w:rPr>
      </w:pPr>
    </w:p>
    <w:p w14:paraId="576F6635" w14:textId="77777777" w:rsidR="00743B04" w:rsidDel="00740E55" w:rsidRDefault="00743B04" w:rsidP="0075497C">
      <w:pPr>
        <w:pStyle w:val="Titolo"/>
        <w:spacing w:line="276" w:lineRule="auto"/>
        <w:rPr>
          <w:del w:id="587" w:author="Mattia Masci" w:date="2019-12-18T09:50:00Z"/>
          <w:sz w:val="56"/>
          <w:szCs w:val="56"/>
        </w:rPr>
      </w:pPr>
    </w:p>
    <w:p w14:paraId="0811ED8C" w14:textId="77777777" w:rsidR="00743B04" w:rsidDel="00740E55" w:rsidRDefault="00743B04" w:rsidP="0075497C">
      <w:pPr>
        <w:pStyle w:val="Titolo"/>
        <w:spacing w:line="276" w:lineRule="auto"/>
        <w:rPr>
          <w:del w:id="588" w:author="Mattia Masci" w:date="2019-12-18T09:50:00Z"/>
          <w:sz w:val="56"/>
          <w:szCs w:val="56"/>
        </w:rPr>
      </w:pPr>
    </w:p>
    <w:p w14:paraId="5C27750D" w14:textId="77777777" w:rsidR="00743B04" w:rsidDel="00740E55" w:rsidRDefault="00743B04" w:rsidP="0075497C">
      <w:pPr>
        <w:pStyle w:val="Titolo"/>
        <w:spacing w:line="276" w:lineRule="auto"/>
        <w:rPr>
          <w:del w:id="589" w:author="Mattia Masci" w:date="2019-12-18T09:50:00Z"/>
          <w:sz w:val="56"/>
          <w:szCs w:val="56"/>
        </w:rPr>
      </w:pPr>
    </w:p>
    <w:p w14:paraId="68F2A14F" w14:textId="77777777" w:rsidR="00743B04" w:rsidDel="00740E55" w:rsidRDefault="00743B04" w:rsidP="0075497C">
      <w:pPr>
        <w:pStyle w:val="Titolo"/>
        <w:spacing w:line="276" w:lineRule="auto"/>
        <w:rPr>
          <w:del w:id="590" w:author="Mattia Masci" w:date="2019-12-18T09:50:00Z"/>
          <w:sz w:val="56"/>
          <w:szCs w:val="56"/>
        </w:rPr>
      </w:pPr>
    </w:p>
    <w:p w14:paraId="48E39BC3" w14:textId="77777777" w:rsidR="00743B04" w:rsidDel="00740E55" w:rsidRDefault="00743B04" w:rsidP="0075497C">
      <w:pPr>
        <w:pStyle w:val="Titolo"/>
        <w:spacing w:line="276" w:lineRule="auto"/>
        <w:rPr>
          <w:del w:id="591" w:author="Mattia Masci" w:date="2019-12-18T09:50:00Z"/>
          <w:sz w:val="56"/>
          <w:szCs w:val="56"/>
        </w:rPr>
      </w:pPr>
    </w:p>
    <w:p w14:paraId="22E2CF01" w14:textId="77777777" w:rsidR="00743B04" w:rsidDel="00740E55" w:rsidRDefault="00743B04" w:rsidP="0075497C">
      <w:pPr>
        <w:pStyle w:val="Titolo"/>
        <w:spacing w:line="276" w:lineRule="auto"/>
        <w:rPr>
          <w:del w:id="592" w:author="Mattia Masci" w:date="2019-12-18T09:50:00Z"/>
          <w:sz w:val="56"/>
          <w:szCs w:val="56"/>
        </w:rPr>
      </w:pPr>
    </w:p>
    <w:p w14:paraId="5984DD56" w14:textId="18D91B26" w:rsidR="00DE1224" w:rsidRDefault="000112F1" w:rsidP="0075497C">
      <w:pPr>
        <w:pStyle w:val="Titolo"/>
        <w:spacing w:line="276" w:lineRule="auto"/>
      </w:pPr>
      <w:r>
        <w:rPr>
          <w:noProof/>
        </w:rPr>
        <w:drawing>
          <wp:anchor distT="0" distB="0" distL="114300" distR="114300" simplePos="0" relativeHeight="251663360" behindDoc="0" locked="0" layoutInCell="1" allowOverlap="1" wp14:anchorId="6829A197" wp14:editId="20291BD0">
            <wp:simplePos x="0" y="0"/>
            <wp:positionH relativeFrom="column">
              <wp:posOffset>5372100</wp:posOffset>
            </wp:positionH>
            <wp:positionV relativeFrom="paragraph">
              <wp:posOffset>-55245</wp:posOffset>
            </wp:positionV>
            <wp:extent cx="990600" cy="1009650"/>
            <wp:effectExtent l="0" t="0" r="0" b="0"/>
            <wp:wrapThrough wrapText="bothSides">
              <wp:wrapPolygon edited="0">
                <wp:start x="0" y="0"/>
                <wp:lineTo x="0" y="21464"/>
                <wp:lineTo x="21323" y="21464"/>
                <wp:lineTo x="21323" y="0"/>
                <wp:lineTo x="0" y="0"/>
              </wp:wrapPolygon>
            </wp:wrapThrough>
            <wp:docPr id="17" name="Immagin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5"/>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73A7">
        <w:rPr>
          <w:sz w:val="56"/>
          <w:szCs w:val="56"/>
        </w:rPr>
        <w:t>H</w:t>
      </w:r>
      <w:r w:rsidR="0075497C">
        <w:rPr>
          <w:sz w:val="56"/>
          <w:szCs w:val="56"/>
        </w:rPr>
        <w:t xml:space="preserve">. </w:t>
      </w:r>
      <w:r w:rsidR="00DE1224" w:rsidRPr="00DE1224">
        <w:rPr>
          <w:sz w:val="56"/>
          <w:szCs w:val="56"/>
        </w:rPr>
        <w:t>Effort Recording</w:t>
      </w:r>
      <w:r w:rsidR="00E4636F">
        <w:rPr>
          <w:sz w:val="56"/>
          <w:szCs w:val="56"/>
        </w:rPr>
        <w:t xml:space="preserve"> </w:t>
      </w:r>
    </w:p>
    <w:p w14:paraId="52060B5C" w14:textId="77777777" w:rsidR="00743B04" w:rsidRDefault="00743B04" w:rsidP="00E4636F">
      <w:pPr>
        <w:pStyle w:val="NormaleWeb"/>
        <w:jc w:val="both"/>
        <w:rPr>
          <w:rFonts w:ascii="Arial" w:hAnsi="Arial"/>
          <w:color w:val="66CCFF"/>
          <w:spacing w:val="5"/>
          <w:kern w:val="3"/>
          <w:sz w:val="28"/>
          <w:szCs w:val="28"/>
          <w:lang w:val="it-IT" w:eastAsia="it-IT" w:bidi="hi-IN"/>
        </w:rPr>
      </w:pPr>
    </w:p>
    <w:p w14:paraId="592C1F08" w14:textId="5CE1805B" w:rsidR="0029376E" w:rsidRPr="00713197" w:rsidRDefault="00F30B73" w:rsidP="00E4636F">
      <w:pPr>
        <w:pStyle w:val="NormaleWeb"/>
        <w:jc w:val="both"/>
        <w:rPr>
          <w:rFonts w:ascii="Arial" w:hAnsi="Arial"/>
          <w:color w:val="66CCFF"/>
          <w:spacing w:val="5"/>
          <w:kern w:val="3"/>
          <w:sz w:val="28"/>
          <w:szCs w:val="28"/>
          <w:lang w:val="it-IT" w:eastAsia="it-IT" w:bidi="hi-IN"/>
        </w:rPr>
      </w:pPr>
      <w:r w:rsidRPr="00713197">
        <w:rPr>
          <w:rFonts w:ascii="Arial" w:hAnsi="Arial"/>
          <w:color w:val="66CCFF"/>
          <w:spacing w:val="5"/>
          <w:kern w:val="3"/>
          <w:sz w:val="28"/>
          <w:szCs w:val="28"/>
          <w:lang w:val="it-IT" w:eastAsia="it-IT" w:bidi="hi-IN"/>
        </w:rPr>
        <w:t>H.1</w:t>
      </w:r>
      <w:r w:rsidR="00743B04">
        <w:rPr>
          <w:rFonts w:ascii="Arial" w:hAnsi="Arial"/>
          <w:color w:val="66CCFF"/>
          <w:spacing w:val="5"/>
          <w:kern w:val="3"/>
          <w:sz w:val="28"/>
          <w:szCs w:val="28"/>
          <w:lang w:val="it-IT" w:eastAsia="it-IT" w:bidi="hi-IN"/>
        </w:rPr>
        <w:t xml:space="preserve"> </w:t>
      </w:r>
      <w:r w:rsidR="00BD56BD" w:rsidRPr="00713197">
        <w:rPr>
          <w:rFonts w:ascii="Arial" w:hAnsi="Arial"/>
          <w:color w:val="66CCFF"/>
          <w:spacing w:val="5"/>
          <w:kern w:val="3"/>
          <w:sz w:val="28"/>
          <w:szCs w:val="28"/>
          <w:lang w:val="it-IT" w:eastAsia="it-IT" w:bidi="hi-IN"/>
        </w:rPr>
        <w:t>PERT</w:t>
      </w:r>
    </w:p>
    <w:p w14:paraId="0CAF5A3D" w14:textId="77777777" w:rsidR="0075497C" w:rsidRPr="0075497C" w:rsidRDefault="00AB2C41" w:rsidP="00E4636F">
      <w:pPr>
        <w:pStyle w:val="NormaleWeb"/>
        <w:jc w:val="both"/>
        <w:rPr>
          <w:rFonts w:ascii="Arial" w:hAnsi="Arial" w:cs="Arial"/>
          <w:bCs/>
          <w:i/>
          <w:sz w:val="22"/>
        </w:rPr>
      </w:pPr>
      <w:r>
        <w:rPr>
          <w:rFonts w:ascii="Arial" w:hAnsi="Arial" w:cs="Arial"/>
          <w:bCs/>
          <w:i/>
          <w:noProof/>
          <w:sz w:val="22"/>
        </w:rPr>
        <w:drawing>
          <wp:inline distT="0" distB="0" distL="0" distR="0" wp14:anchorId="641CBB00" wp14:editId="3D3ED0EF">
            <wp:extent cx="5486400" cy="1804035"/>
            <wp:effectExtent l="0" t="0" r="0" b="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T.png"/>
                    <pic:cNvPicPr/>
                  </pic:nvPicPr>
                  <pic:blipFill>
                    <a:blip r:embed="rId38"/>
                    <a:stretch>
                      <a:fillRect/>
                    </a:stretch>
                  </pic:blipFill>
                  <pic:spPr>
                    <a:xfrm>
                      <a:off x="0" y="0"/>
                      <a:ext cx="5486400" cy="1804035"/>
                    </a:xfrm>
                    <a:prstGeom prst="rect">
                      <a:avLst/>
                    </a:prstGeom>
                  </pic:spPr>
                </pic:pic>
              </a:graphicData>
            </a:graphic>
          </wp:inline>
        </w:drawing>
      </w:r>
    </w:p>
    <w:p w14:paraId="7E9F1D9A" w14:textId="77777777" w:rsidR="00743B04" w:rsidRDefault="00F30B73" w:rsidP="00F30B73">
      <w:pPr>
        <w:pStyle w:val="NormaleWeb"/>
        <w:jc w:val="both"/>
        <w:rPr>
          <w:rFonts w:ascii="Arial" w:hAnsi="Arial"/>
          <w:color w:val="66CCFF"/>
          <w:spacing w:val="5"/>
          <w:kern w:val="3"/>
          <w:sz w:val="28"/>
          <w:szCs w:val="28"/>
          <w:lang w:val="it-IT" w:eastAsia="it-IT" w:bidi="hi-IN"/>
        </w:rPr>
      </w:pPr>
      <w:r w:rsidRPr="00713197">
        <w:rPr>
          <w:rFonts w:ascii="Arial" w:hAnsi="Arial"/>
          <w:color w:val="66CCFF"/>
          <w:spacing w:val="5"/>
          <w:kern w:val="3"/>
          <w:sz w:val="28"/>
          <w:szCs w:val="28"/>
          <w:lang w:val="it-IT" w:eastAsia="it-IT" w:bidi="hi-IN"/>
        </w:rPr>
        <w:t>H.2</w:t>
      </w:r>
      <w:r w:rsidRPr="00713197">
        <w:rPr>
          <w:rFonts w:ascii="Arial" w:hAnsi="Arial"/>
          <w:color w:val="66CCFF"/>
          <w:spacing w:val="5"/>
          <w:kern w:val="3"/>
          <w:sz w:val="28"/>
          <w:szCs w:val="28"/>
          <w:lang w:val="it-IT" w:eastAsia="it-IT" w:bidi="hi-IN"/>
        </w:rPr>
        <w:tab/>
      </w:r>
      <w:r w:rsidR="00743B04">
        <w:rPr>
          <w:rFonts w:ascii="Arial" w:hAnsi="Arial"/>
          <w:color w:val="66CCFF"/>
          <w:spacing w:val="5"/>
          <w:kern w:val="3"/>
          <w:sz w:val="28"/>
          <w:szCs w:val="28"/>
          <w:lang w:val="it-IT" w:eastAsia="it-IT" w:bidi="hi-IN"/>
        </w:rPr>
        <w:t>LOGGING</w:t>
      </w:r>
    </w:p>
    <w:p w14:paraId="59EF5BCB" w14:textId="77777777" w:rsidR="00743B04" w:rsidRDefault="00743B04" w:rsidP="00F30B73">
      <w:pPr>
        <w:pStyle w:val="NormaleWeb"/>
        <w:jc w:val="both"/>
        <w:rPr>
          <w:rFonts w:ascii="Arial" w:hAnsi="Arial"/>
          <w:color w:val="66CCFF"/>
          <w:spacing w:val="5"/>
          <w:kern w:val="3"/>
          <w:sz w:val="28"/>
          <w:szCs w:val="28"/>
          <w:lang w:val="it-IT" w:eastAsia="it-IT" w:bidi="hi-IN"/>
        </w:rPr>
      </w:pPr>
    </w:p>
    <w:p w14:paraId="3E2591F4" w14:textId="393FA6D0" w:rsidR="00F30B73" w:rsidRPr="005B12E3" w:rsidRDefault="00DE1224" w:rsidP="00F30B73">
      <w:pPr>
        <w:pStyle w:val="NormaleWeb"/>
        <w:jc w:val="both"/>
        <w:rPr>
          <w:rFonts w:ascii="Arial" w:hAnsi="Arial" w:cs="Arial"/>
          <w:i/>
          <w:sz w:val="22"/>
        </w:rPr>
      </w:pPr>
      <w:r w:rsidRPr="005B12E3">
        <w:rPr>
          <w:rFonts w:ascii="Arial" w:hAnsi="Arial" w:cs="Arial"/>
          <w:i/>
          <w:sz w:val="22"/>
        </w:rPr>
        <w:br/>
      </w:r>
      <w:r w:rsidR="00012031">
        <w:rPr>
          <w:rFonts w:ascii="Arial" w:hAnsi="Arial" w:cs="Arial"/>
          <w:i/>
          <w:noProof/>
          <w:sz w:val="22"/>
        </w:rPr>
        <w:drawing>
          <wp:inline distT="0" distB="0" distL="0" distR="0" wp14:anchorId="2DE223D0" wp14:editId="5784A4DF">
            <wp:extent cx="5486400" cy="1677035"/>
            <wp:effectExtent l="0" t="0" r="0"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rmata 2019-12-05 alle 19.42.38.png"/>
                    <pic:cNvPicPr/>
                  </pic:nvPicPr>
                  <pic:blipFill>
                    <a:blip r:embed="rId39"/>
                    <a:stretch>
                      <a:fillRect/>
                    </a:stretch>
                  </pic:blipFill>
                  <pic:spPr>
                    <a:xfrm>
                      <a:off x="0" y="0"/>
                      <a:ext cx="5486400" cy="1677035"/>
                    </a:xfrm>
                    <a:prstGeom prst="rect">
                      <a:avLst/>
                    </a:prstGeom>
                  </pic:spPr>
                </pic:pic>
              </a:graphicData>
            </a:graphic>
          </wp:inline>
        </w:drawing>
      </w:r>
    </w:p>
    <w:p w14:paraId="425D1588" w14:textId="77777777" w:rsidR="00DE1224" w:rsidRPr="005B12E3" w:rsidRDefault="00DE1224" w:rsidP="00DE1224">
      <w:pPr>
        <w:pStyle w:val="NormaleWeb"/>
        <w:rPr>
          <w:rFonts w:ascii="Arial" w:hAnsi="Arial" w:cs="Arial"/>
          <w:i/>
          <w:sz w:val="22"/>
        </w:rPr>
      </w:pPr>
    </w:p>
    <w:p w14:paraId="1EF76780" w14:textId="77777777" w:rsidR="00743B04" w:rsidRDefault="00743B04" w:rsidP="00E4636F">
      <w:pPr>
        <w:jc w:val="both"/>
        <w:rPr>
          <w:rFonts w:ascii="Arial" w:hAnsi="Arial" w:cs="Arial"/>
          <w:b/>
          <w:bCs/>
          <w:i/>
          <w:sz w:val="22"/>
        </w:rPr>
      </w:pPr>
    </w:p>
    <w:p w14:paraId="0604101E" w14:textId="77777777" w:rsidR="00743B04" w:rsidRDefault="00743B04" w:rsidP="00E4636F">
      <w:pPr>
        <w:jc w:val="both"/>
        <w:rPr>
          <w:rFonts w:ascii="Arial" w:hAnsi="Arial" w:cs="Arial"/>
          <w:b/>
          <w:bCs/>
          <w:i/>
          <w:sz w:val="22"/>
        </w:rPr>
      </w:pPr>
    </w:p>
    <w:p w14:paraId="298CEE9B" w14:textId="77777777" w:rsidR="00743B04" w:rsidRDefault="00743B04" w:rsidP="00E4636F">
      <w:pPr>
        <w:jc w:val="both"/>
        <w:rPr>
          <w:rFonts w:ascii="Arial" w:hAnsi="Arial" w:cs="Arial"/>
          <w:b/>
          <w:bCs/>
          <w:i/>
          <w:sz w:val="22"/>
        </w:rPr>
      </w:pPr>
    </w:p>
    <w:p w14:paraId="0C60A990" w14:textId="77777777" w:rsidR="00743B04" w:rsidRDefault="00743B04" w:rsidP="00E4636F">
      <w:pPr>
        <w:jc w:val="both"/>
        <w:rPr>
          <w:rFonts w:ascii="Arial" w:hAnsi="Arial" w:cs="Arial"/>
          <w:b/>
          <w:bCs/>
          <w:i/>
          <w:sz w:val="22"/>
        </w:rPr>
      </w:pPr>
    </w:p>
    <w:p w14:paraId="389635C5" w14:textId="77777777" w:rsidR="00743B04" w:rsidRDefault="00743B04" w:rsidP="00E4636F">
      <w:pPr>
        <w:jc w:val="both"/>
        <w:rPr>
          <w:rFonts w:ascii="Arial" w:hAnsi="Arial" w:cs="Arial"/>
          <w:b/>
          <w:bCs/>
          <w:i/>
          <w:sz w:val="22"/>
        </w:rPr>
      </w:pPr>
    </w:p>
    <w:p w14:paraId="2315B729" w14:textId="77777777" w:rsidR="00743B04" w:rsidRDefault="00743B04" w:rsidP="00E4636F">
      <w:pPr>
        <w:jc w:val="both"/>
        <w:rPr>
          <w:rFonts w:ascii="Arial" w:hAnsi="Arial" w:cs="Arial"/>
          <w:b/>
          <w:bCs/>
          <w:i/>
          <w:sz w:val="22"/>
        </w:rPr>
      </w:pPr>
    </w:p>
    <w:p w14:paraId="5CC6172E" w14:textId="77777777" w:rsidR="00743B04" w:rsidRDefault="00743B04" w:rsidP="00E4636F">
      <w:pPr>
        <w:jc w:val="both"/>
        <w:rPr>
          <w:rFonts w:ascii="Arial" w:hAnsi="Arial" w:cs="Arial"/>
          <w:b/>
          <w:bCs/>
          <w:i/>
          <w:sz w:val="22"/>
        </w:rPr>
      </w:pPr>
    </w:p>
    <w:p w14:paraId="1F66C380" w14:textId="77777777" w:rsidR="00743B04" w:rsidRDefault="00743B04" w:rsidP="00E4636F">
      <w:pPr>
        <w:jc w:val="both"/>
        <w:rPr>
          <w:rFonts w:ascii="Arial" w:hAnsi="Arial" w:cs="Arial"/>
          <w:b/>
          <w:bCs/>
          <w:i/>
          <w:sz w:val="22"/>
        </w:rPr>
      </w:pPr>
    </w:p>
    <w:p w14:paraId="35C18A40" w14:textId="77777777" w:rsidR="00743B04" w:rsidRDefault="00743B04" w:rsidP="00E4636F">
      <w:pPr>
        <w:jc w:val="both"/>
        <w:rPr>
          <w:rFonts w:ascii="Arial" w:hAnsi="Arial" w:cs="Arial"/>
          <w:b/>
          <w:bCs/>
          <w:i/>
          <w:sz w:val="22"/>
        </w:rPr>
      </w:pPr>
    </w:p>
    <w:p w14:paraId="080FDEB9" w14:textId="4466C5DD" w:rsidR="002403E1" w:rsidRPr="005B12E3" w:rsidRDefault="00DE1224" w:rsidP="00E4636F">
      <w:pPr>
        <w:jc w:val="both"/>
        <w:rPr>
          <w:rFonts w:ascii="Arial" w:hAnsi="Arial" w:cs="Arial"/>
          <w:b/>
          <w:i/>
          <w:sz w:val="22"/>
        </w:rPr>
      </w:pPr>
      <w:r w:rsidRPr="005B12E3">
        <w:rPr>
          <w:rFonts w:ascii="Arial" w:hAnsi="Arial" w:cs="Arial"/>
          <w:b/>
          <w:bCs/>
          <w:i/>
          <w:sz w:val="22"/>
        </w:rPr>
        <w:t>Categorization</w:t>
      </w:r>
      <w:r w:rsidRPr="005B12E3">
        <w:rPr>
          <w:rFonts w:ascii="Arial" w:hAnsi="Arial" w:cs="Arial"/>
          <w:i/>
          <w:sz w:val="22"/>
        </w:rPr>
        <w:br/>
      </w:r>
      <w:r w:rsidR="002403E1" w:rsidRPr="005B12E3">
        <w:rPr>
          <w:rFonts w:ascii="Arial" w:hAnsi="Arial" w:cs="Arial"/>
          <w:i/>
          <w:sz w:val="22"/>
        </w:rPr>
        <w:t xml:space="preserve">When logging the time spent on the project, please create different </w:t>
      </w:r>
      <w:r w:rsidR="004A2F4C" w:rsidRPr="005B12E3">
        <w:rPr>
          <w:rFonts w:ascii="Arial" w:hAnsi="Arial" w:cs="Arial"/>
          <w:i/>
          <w:sz w:val="22"/>
        </w:rPr>
        <w:t xml:space="preserve">sub- </w:t>
      </w:r>
      <w:r w:rsidR="002403E1" w:rsidRPr="005B12E3">
        <w:rPr>
          <w:rFonts w:ascii="Arial" w:hAnsi="Arial" w:cs="Arial"/>
          <w:i/>
          <w:sz w:val="22"/>
        </w:rPr>
        <w:t>categories.</w:t>
      </w:r>
      <w:r w:rsidR="004A2F4C" w:rsidRPr="005B12E3">
        <w:rPr>
          <w:rFonts w:ascii="Arial" w:hAnsi="Arial" w:cs="Arial"/>
          <w:b/>
          <w:i/>
          <w:sz w:val="22"/>
        </w:rPr>
        <w:t xml:space="preserve"> </w:t>
      </w:r>
      <w:r w:rsidR="002403E1" w:rsidRPr="005B12E3">
        <w:rPr>
          <w:rFonts w:ascii="Arial" w:hAnsi="Arial" w:cs="Arial"/>
          <w:i/>
          <w:sz w:val="22"/>
        </w:rPr>
        <w:t>Specifically, it is important to clearly distinguish</w:t>
      </w:r>
      <w:r w:rsidR="004A2F4C" w:rsidRPr="005B12E3">
        <w:rPr>
          <w:rFonts w:ascii="Arial" w:hAnsi="Arial" w:cs="Arial"/>
          <w:i/>
          <w:sz w:val="22"/>
        </w:rPr>
        <w:t xml:space="preserve"> between two main categories:</w:t>
      </w:r>
      <w:r w:rsidR="002403E1" w:rsidRPr="005B12E3">
        <w:rPr>
          <w:rFonts w:ascii="Arial" w:hAnsi="Arial" w:cs="Arial"/>
          <w:i/>
          <w:sz w:val="22"/>
        </w:rPr>
        <w:t xml:space="preserve"> the time spent for “</w:t>
      </w:r>
      <w:r w:rsidR="002403E1" w:rsidRPr="005B12E3">
        <w:rPr>
          <w:rFonts w:ascii="Arial" w:hAnsi="Arial" w:cs="Arial"/>
          <w:b/>
          <w:i/>
          <w:sz w:val="22"/>
        </w:rPr>
        <w:t>learning</w:t>
      </w:r>
      <w:r w:rsidR="002403E1" w:rsidRPr="005B12E3">
        <w:rPr>
          <w:rFonts w:ascii="Arial" w:hAnsi="Arial" w:cs="Arial"/>
          <w:i/>
          <w:sz w:val="22"/>
        </w:rPr>
        <w:t>” (the mode</w:t>
      </w:r>
      <w:r w:rsidR="006750E4" w:rsidRPr="005B12E3">
        <w:rPr>
          <w:rFonts w:ascii="Arial" w:hAnsi="Arial" w:cs="Arial"/>
          <w:i/>
          <w:sz w:val="22"/>
        </w:rPr>
        <w:t>l</w:t>
      </w:r>
      <w:r w:rsidR="002403E1" w:rsidRPr="005B12E3">
        <w:rPr>
          <w:rFonts w:ascii="Arial" w:hAnsi="Arial" w:cs="Arial"/>
          <w:i/>
          <w:sz w:val="22"/>
        </w:rPr>
        <w:t>ing languages, the tools, etc.) from the time needed for “</w:t>
      </w:r>
      <w:r w:rsidR="002403E1" w:rsidRPr="005B12E3">
        <w:rPr>
          <w:rFonts w:ascii="Arial" w:hAnsi="Arial" w:cs="Arial"/>
          <w:b/>
          <w:i/>
          <w:sz w:val="22"/>
        </w:rPr>
        <w:t>doing</w:t>
      </w:r>
      <w:r w:rsidR="002403E1" w:rsidRPr="005B12E3">
        <w:rPr>
          <w:rFonts w:ascii="Arial" w:hAnsi="Arial" w:cs="Arial"/>
          <w:i/>
          <w:sz w:val="22"/>
        </w:rPr>
        <w:t>” (creating the models, taking the decisions, …). Learning tasks are in fact cos</w:t>
      </w:r>
      <w:r w:rsidR="006750E4" w:rsidRPr="005B12E3">
        <w:rPr>
          <w:rFonts w:ascii="Arial" w:hAnsi="Arial" w:cs="Arial"/>
          <w:i/>
          <w:sz w:val="22"/>
        </w:rPr>
        <w:t>ts to be paid only once, while d</w:t>
      </w:r>
      <w:r w:rsidR="002403E1" w:rsidRPr="005B12E3">
        <w:rPr>
          <w:rFonts w:ascii="Arial" w:hAnsi="Arial" w:cs="Arial"/>
          <w:i/>
          <w:sz w:val="22"/>
        </w:rPr>
        <w:t>oing costs are those that will be repeated through the project.</w:t>
      </w:r>
    </w:p>
    <w:p w14:paraId="63E00A4A" w14:textId="77777777" w:rsidR="00DE1224" w:rsidRPr="005B12E3" w:rsidRDefault="004A2F4C" w:rsidP="00E4636F">
      <w:pPr>
        <w:jc w:val="both"/>
        <w:rPr>
          <w:rFonts w:ascii="Arial" w:hAnsi="Arial" w:cs="Arial"/>
          <w:i/>
          <w:sz w:val="22"/>
        </w:rPr>
      </w:pPr>
      <w:r w:rsidRPr="005B12E3">
        <w:rPr>
          <w:rFonts w:ascii="Arial" w:hAnsi="Arial" w:cs="Arial"/>
          <w:i/>
          <w:sz w:val="22"/>
        </w:rPr>
        <w:t>For each category, please define sub-categories. Examples follow. You may add other sub-categories you find useful.</w:t>
      </w:r>
      <w:r w:rsidR="00DE1224" w:rsidRPr="005B12E3">
        <w:rPr>
          <w:rFonts w:ascii="Arial" w:hAnsi="Arial" w:cs="Arial"/>
          <w:i/>
          <w:sz w:val="22"/>
        </w:rPr>
        <w:br/>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15"/>
        <w:gridCol w:w="4325"/>
      </w:tblGrid>
      <w:tr w:rsidR="00DE1224" w:rsidRPr="005B12E3" w14:paraId="1F962386" w14:textId="77777777" w:rsidTr="002403E1">
        <w:tc>
          <w:tcPr>
            <w:tcW w:w="4423" w:type="dxa"/>
          </w:tcPr>
          <w:p w14:paraId="24F7A3BC" w14:textId="77777777" w:rsidR="002403E1" w:rsidRPr="005B12E3" w:rsidRDefault="002403E1" w:rsidP="002403E1">
            <w:pPr>
              <w:ind w:left="426"/>
              <w:rPr>
                <w:rFonts w:ascii="Arial" w:hAnsi="Arial" w:cs="Arial"/>
                <w:b/>
                <w:i/>
                <w:sz w:val="22"/>
              </w:rPr>
            </w:pPr>
            <w:r w:rsidRPr="005B12E3">
              <w:rPr>
                <w:rFonts w:ascii="Arial" w:hAnsi="Arial" w:cs="Arial"/>
                <w:b/>
                <w:i/>
                <w:sz w:val="22"/>
              </w:rPr>
              <w:t>Learning</w:t>
            </w:r>
          </w:p>
          <w:p w14:paraId="4B511786" w14:textId="77777777" w:rsidR="006750E4"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Requirements Engineering</w:t>
            </w:r>
          </w:p>
          <w:p w14:paraId="01003A50" w14:textId="77777777" w:rsidR="006750E4" w:rsidRPr="005B12E3" w:rsidRDefault="006750E4" w:rsidP="002403E1">
            <w:pPr>
              <w:numPr>
                <w:ilvl w:val="0"/>
                <w:numId w:val="26"/>
              </w:numPr>
              <w:tabs>
                <w:tab w:val="clear" w:pos="0"/>
              </w:tabs>
              <w:ind w:left="426"/>
              <w:rPr>
                <w:rFonts w:ascii="Arial" w:hAnsi="Arial" w:cs="Arial"/>
                <w:b/>
                <w:i/>
                <w:sz w:val="22"/>
              </w:rPr>
            </w:pPr>
            <w:proofErr w:type="spellStart"/>
            <w:r w:rsidRPr="005B12E3">
              <w:rPr>
                <w:rFonts w:ascii="Arial" w:hAnsi="Arial" w:cs="Arial"/>
                <w:b/>
                <w:i/>
                <w:sz w:val="22"/>
              </w:rPr>
              <w:t>Non functional</w:t>
            </w:r>
            <w:proofErr w:type="spellEnd"/>
            <w:r w:rsidRPr="005B12E3">
              <w:rPr>
                <w:rFonts w:ascii="Arial" w:hAnsi="Arial" w:cs="Arial"/>
                <w:b/>
                <w:i/>
                <w:sz w:val="22"/>
              </w:rPr>
              <w:t xml:space="preserve"> Requirements</w:t>
            </w:r>
          </w:p>
          <w:p w14:paraId="00C9BF3F" w14:textId="77777777"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Use Case Diagrams</w:t>
            </w:r>
          </w:p>
          <w:p w14:paraId="56BA7F7F" w14:textId="77777777" w:rsidR="00DE1224" w:rsidRPr="0075497C" w:rsidRDefault="002403E1" w:rsidP="00ED25DB">
            <w:pPr>
              <w:numPr>
                <w:ilvl w:val="0"/>
                <w:numId w:val="26"/>
              </w:numPr>
              <w:tabs>
                <w:tab w:val="clear" w:pos="0"/>
              </w:tabs>
              <w:ind w:left="426"/>
              <w:rPr>
                <w:rFonts w:ascii="Arial" w:hAnsi="Arial" w:cs="Arial"/>
                <w:b/>
                <w:i/>
                <w:sz w:val="22"/>
              </w:rPr>
            </w:pPr>
            <w:r w:rsidRPr="005B12E3">
              <w:rPr>
                <w:rFonts w:ascii="Arial" w:hAnsi="Arial" w:cs="Arial"/>
                <w:b/>
                <w:i/>
                <w:sz w:val="22"/>
              </w:rPr>
              <w:t>Tool study</w:t>
            </w:r>
          </w:p>
        </w:tc>
        <w:tc>
          <w:tcPr>
            <w:tcW w:w="4433" w:type="dxa"/>
          </w:tcPr>
          <w:p w14:paraId="4BBA0589" w14:textId="77777777" w:rsidR="002403E1" w:rsidRPr="005B12E3" w:rsidRDefault="002403E1" w:rsidP="002403E1">
            <w:pPr>
              <w:ind w:left="426"/>
              <w:rPr>
                <w:rFonts w:ascii="Arial" w:hAnsi="Arial" w:cs="Arial"/>
                <w:b/>
                <w:i/>
                <w:sz w:val="22"/>
              </w:rPr>
            </w:pPr>
            <w:r w:rsidRPr="005B12E3">
              <w:rPr>
                <w:rFonts w:ascii="Arial" w:hAnsi="Arial" w:cs="Arial"/>
                <w:b/>
                <w:i/>
                <w:sz w:val="22"/>
              </w:rPr>
              <w:t>Doing:</w:t>
            </w:r>
          </w:p>
          <w:p w14:paraId="3A73348F" w14:textId="77777777"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Requirements discovery</w:t>
            </w:r>
          </w:p>
          <w:p w14:paraId="70B418FB" w14:textId="77777777"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 xml:space="preserve">Requirements </w:t>
            </w:r>
            <w:r w:rsidR="002403E1" w:rsidRPr="005B12E3">
              <w:rPr>
                <w:rFonts w:ascii="Arial" w:hAnsi="Arial" w:cs="Arial"/>
                <w:b/>
                <w:i/>
                <w:sz w:val="22"/>
              </w:rPr>
              <w:t>Modeling</w:t>
            </w:r>
            <w:r w:rsidRPr="005B12E3">
              <w:rPr>
                <w:rFonts w:ascii="Arial" w:hAnsi="Arial" w:cs="Arial"/>
                <w:b/>
                <w:i/>
                <w:sz w:val="22"/>
              </w:rPr>
              <w:t xml:space="preserve"> (UC diagrams)</w:t>
            </w:r>
          </w:p>
          <w:p w14:paraId="482F3684" w14:textId="77777777" w:rsidR="00DE1224" w:rsidRPr="005B12E3" w:rsidRDefault="00DE1224" w:rsidP="0075497C">
            <w:pPr>
              <w:rPr>
                <w:rFonts w:ascii="Arial" w:hAnsi="Arial" w:cs="Arial"/>
                <w:b/>
                <w:i/>
                <w:sz w:val="22"/>
              </w:rPr>
            </w:pPr>
          </w:p>
          <w:p w14:paraId="564B3DFE" w14:textId="77777777" w:rsidR="00DE1224" w:rsidRPr="005B12E3" w:rsidRDefault="00DE1224" w:rsidP="009835BD">
            <w:pPr>
              <w:ind w:left="426"/>
              <w:rPr>
                <w:rFonts w:ascii="Arial" w:hAnsi="Arial" w:cs="Arial"/>
                <w:b/>
                <w:i/>
                <w:sz w:val="22"/>
              </w:rPr>
            </w:pPr>
          </w:p>
        </w:tc>
      </w:tr>
    </w:tbl>
    <w:p w14:paraId="5DDD94E2" w14:textId="77777777" w:rsidR="00ED25DB" w:rsidRDefault="00DE1224" w:rsidP="00DE1224">
      <w:pPr>
        <w:pStyle w:val="NormaleWeb"/>
        <w:rPr>
          <w:rFonts w:ascii="Arial" w:hAnsi="Arial" w:cs="Arial"/>
          <w:i/>
          <w:sz w:val="22"/>
        </w:rPr>
      </w:pPr>
      <w:r w:rsidRPr="005B12E3">
        <w:rPr>
          <w:rFonts w:ascii="Arial" w:hAnsi="Arial" w:cs="Arial"/>
          <w:b/>
          <w:bCs/>
          <w:i/>
          <w:sz w:val="22"/>
        </w:rPr>
        <w:t>Summary Statistics</w:t>
      </w:r>
      <w:r w:rsidRPr="005B12E3">
        <w:rPr>
          <w:rFonts w:ascii="Arial" w:hAnsi="Arial" w:cs="Arial"/>
          <w:b/>
          <w:bCs/>
          <w:i/>
          <w:sz w:val="22"/>
        </w:rPr>
        <w:br/>
      </w:r>
      <w:r w:rsidR="00B15731" w:rsidRPr="005B12E3">
        <w:rPr>
          <w:rFonts w:ascii="Arial" w:hAnsi="Arial" w:cs="Arial"/>
          <w:i/>
          <w:sz w:val="22"/>
        </w:rPr>
        <w:t>Based on the attributes defined above</w:t>
      </w:r>
      <w:r w:rsidR="00ED25DB">
        <w:rPr>
          <w:rFonts w:ascii="Arial" w:hAnsi="Arial" w:cs="Arial"/>
          <w:i/>
          <w:sz w:val="22"/>
        </w:rPr>
        <w:t xml:space="preserve">, </w:t>
      </w:r>
      <w:r w:rsidR="00B15731" w:rsidRPr="005B12E3">
        <w:rPr>
          <w:rFonts w:ascii="Arial" w:hAnsi="Arial" w:cs="Arial"/>
          <w:i/>
          <w:sz w:val="22"/>
        </w:rPr>
        <w:t>c</w:t>
      </w:r>
      <w:r w:rsidRPr="005B12E3">
        <w:rPr>
          <w:rFonts w:ascii="Arial" w:hAnsi="Arial" w:cs="Arial"/>
          <w:i/>
          <w:sz w:val="22"/>
        </w:rPr>
        <w:t xml:space="preserve">alculate </w:t>
      </w:r>
      <w:r w:rsidR="00ED25DB">
        <w:rPr>
          <w:rFonts w:ascii="Arial" w:hAnsi="Arial" w:cs="Arial"/>
          <w:i/>
          <w:sz w:val="22"/>
        </w:rPr>
        <w:t xml:space="preserve">the </w:t>
      </w:r>
      <w:r w:rsidRPr="005B12E3">
        <w:rPr>
          <w:rFonts w:ascii="Arial" w:hAnsi="Arial" w:cs="Arial"/>
          <w:i/>
          <w:sz w:val="22"/>
        </w:rPr>
        <w:t>summary statistics</w:t>
      </w:r>
      <w:r w:rsidR="00ED25DB">
        <w:rPr>
          <w:rFonts w:ascii="Arial" w:hAnsi="Arial" w:cs="Arial"/>
          <w:i/>
          <w:sz w:val="22"/>
        </w:rPr>
        <w:t xml:space="preserve"> of the time spent for </w:t>
      </w:r>
      <w:r w:rsidR="004A2F4C" w:rsidRPr="005B12E3">
        <w:rPr>
          <w:rFonts w:ascii="Arial" w:hAnsi="Arial" w:cs="Arial"/>
          <w:i/>
          <w:sz w:val="22"/>
        </w:rPr>
        <w:t>“learning”</w:t>
      </w:r>
      <w:r w:rsidR="00AC6DF4">
        <w:rPr>
          <w:rFonts w:ascii="Arial" w:hAnsi="Arial" w:cs="Arial"/>
          <w:i/>
          <w:sz w:val="22"/>
        </w:rPr>
        <w:t>, the time spent for “doing”, and the total time.</w:t>
      </w:r>
      <w:r w:rsidR="004A2F4C" w:rsidRPr="005B12E3">
        <w:rPr>
          <w:rFonts w:ascii="Arial" w:hAnsi="Arial" w:cs="Arial"/>
          <w:i/>
          <w:sz w:val="22"/>
        </w:rPr>
        <w:t xml:space="preserve"> </w:t>
      </w:r>
    </w:p>
    <w:p w14:paraId="18A58DB4" w14:textId="77777777" w:rsidR="00DE1224" w:rsidRPr="00BD6C0A" w:rsidRDefault="00AC6DF4" w:rsidP="00DE1224">
      <w:pPr>
        <w:pStyle w:val="NormaleWeb"/>
        <w:rPr>
          <w:rFonts w:ascii="Arial" w:hAnsi="Arial" w:cs="Arial"/>
          <w:b/>
          <w:i/>
          <w:color w:val="0033CC"/>
          <w:sz w:val="22"/>
        </w:rPr>
      </w:pPr>
      <w:r w:rsidRPr="00BD6C0A">
        <w:rPr>
          <w:rFonts w:ascii="Arial" w:hAnsi="Arial" w:cs="Arial"/>
          <w:b/>
          <w:i/>
          <w:color w:val="0033CC"/>
          <w:sz w:val="22"/>
        </w:rPr>
        <w:t xml:space="preserve">Note: </w:t>
      </w:r>
      <w:r w:rsidR="00ED25DB" w:rsidRPr="00BD6C0A">
        <w:rPr>
          <w:rFonts w:ascii="Arial" w:hAnsi="Arial" w:cs="Arial"/>
          <w:b/>
          <w:i/>
          <w:color w:val="0033CC"/>
          <w:sz w:val="22"/>
        </w:rPr>
        <w:t>this Deliverable</w:t>
      </w:r>
      <w:r w:rsidRPr="00BD6C0A">
        <w:rPr>
          <w:rFonts w:ascii="Arial" w:hAnsi="Arial" w:cs="Arial"/>
          <w:b/>
          <w:i/>
          <w:color w:val="0033CC"/>
          <w:sz w:val="22"/>
        </w:rPr>
        <w:t xml:space="preserve"> report s</w:t>
      </w:r>
      <w:r w:rsidR="00ED25DB" w:rsidRPr="00BD6C0A">
        <w:rPr>
          <w:rFonts w:ascii="Arial" w:hAnsi="Arial" w:cs="Arial"/>
          <w:b/>
          <w:i/>
          <w:color w:val="0033CC"/>
          <w:sz w:val="22"/>
        </w:rPr>
        <w:t xml:space="preserve">hall </w:t>
      </w:r>
      <w:r w:rsidRPr="00BD6C0A">
        <w:rPr>
          <w:rFonts w:ascii="Arial" w:hAnsi="Arial" w:cs="Arial"/>
          <w:b/>
          <w:i/>
          <w:color w:val="0033CC"/>
          <w:sz w:val="22"/>
        </w:rPr>
        <w:t>document</w:t>
      </w:r>
      <w:r w:rsidR="00ED25DB" w:rsidRPr="00BD6C0A">
        <w:rPr>
          <w:rFonts w:ascii="Arial" w:hAnsi="Arial" w:cs="Arial"/>
          <w:b/>
          <w:i/>
          <w:color w:val="0033CC"/>
          <w:sz w:val="22"/>
        </w:rPr>
        <w:t xml:space="preserve"> only the </w:t>
      </w:r>
      <w:r w:rsidRPr="00BD6C0A">
        <w:rPr>
          <w:rFonts w:ascii="Arial" w:hAnsi="Arial" w:cs="Arial"/>
          <w:b/>
          <w:i/>
          <w:color w:val="0033CC"/>
          <w:sz w:val="22"/>
        </w:rPr>
        <w:t xml:space="preserve">Summary Statistics for the different deliverables (D1, D2, </w:t>
      </w:r>
      <w:r w:rsidR="0075497C">
        <w:rPr>
          <w:rFonts w:ascii="Arial" w:hAnsi="Arial" w:cs="Arial"/>
          <w:b/>
          <w:i/>
          <w:color w:val="0033CC"/>
          <w:sz w:val="22"/>
        </w:rPr>
        <w:t>and Final</w:t>
      </w:r>
      <w:r w:rsidRPr="00BD6C0A">
        <w:rPr>
          <w:rFonts w:ascii="Arial" w:hAnsi="Arial" w:cs="Arial"/>
          <w:b/>
          <w:i/>
          <w:color w:val="0033CC"/>
          <w:sz w:val="22"/>
        </w:rPr>
        <w:t>). Detailed information shall be reported in the Excel file.</w:t>
      </w:r>
      <w:r w:rsidR="004A2F4C" w:rsidRPr="00BD6C0A">
        <w:rPr>
          <w:rFonts w:ascii="Arial" w:hAnsi="Arial" w:cs="Arial"/>
          <w:b/>
          <w:i/>
          <w:color w:val="0033CC"/>
          <w:sz w:val="22"/>
        </w:rPr>
        <w:br/>
      </w:r>
    </w:p>
    <w:p w14:paraId="2239DF93" w14:textId="77777777" w:rsidR="00BD6C0A" w:rsidRDefault="00BD6C0A" w:rsidP="00DE1224">
      <w:pPr>
        <w:pStyle w:val="NormaleWeb"/>
        <w:rPr>
          <w:rFonts w:ascii="Arial" w:hAnsi="Arial" w:cs="Arial"/>
          <w:b/>
          <w:i/>
          <w:color w:val="FF0000"/>
          <w:sz w:val="22"/>
        </w:rPr>
      </w:pPr>
      <w:r>
        <w:rPr>
          <w:rFonts w:ascii="Arial" w:hAnsi="Arial" w:cs="Arial"/>
          <w:b/>
          <w:i/>
          <w:color w:val="FF0000"/>
          <w:sz w:val="22"/>
        </w:rPr>
        <w:t xml:space="preserve">COPY HERE (computed from the spreadsheet): </w:t>
      </w:r>
      <w:proofErr w:type="spellStart"/>
      <w:r>
        <w:rPr>
          <w:rFonts w:ascii="Arial" w:hAnsi="Arial" w:cs="Arial"/>
          <w:b/>
          <w:i/>
          <w:color w:val="FF0000"/>
          <w:sz w:val="22"/>
        </w:rPr>
        <w:t>i</w:t>
      </w:r>
      <w:proofErr w:type="spellEnd"/>
      <w:r>
        <w:rPr>
          <w:rFonts w:ascii="Arial" w:hAnsi="Arial" w:cs="Arial"/>
          <w:b/>
          <w:i/>
          <w:color w:val="FF0000"/>
          <w:sz w:val="22"/>
        </w:rPr>
        <w:t xml:space="preserve">) the total number of hours spent by the group (that is, hours per task X number of people working on that task), ii) the time spent for LEARNING and for DOING  </w:t>
      </w:r>
    </w:p>
    <w:p w14:paraId="2142D230" w14:textId="77777777" w:rsidR="00ED25DB" w:rsidRDefault="00ED25DB" w:rsidP="00ED25DB">
      <w:pPr>
        <w:pStyle w:val="Titolo"/>
        <w:spacing w:line="276" w:lineRule="auto"/>
        <w:rPr>
          <w:rFonts w:ascii="Arial" w:hAnsi="Arial" w:cs="Arial"/>
          <w:i/>
          <w:sz w:val="22"/>
          <w:szCs w:val="24"/>
        </w:rPr>
      </w:pPr>
      <w:r w:rsidRPr="001A1571">
        <w:rPr>
          <w:noProof/>
        </w:rPr>
        <w:t xml:space="preserve">Appendix. </w:t>
      </w:r>
      <w:r w:rsidR="00DF35F5">
        <w:rPr>
          <w:noProof/>
        </w:rPr>
        <w:t>Prototype</w:t>
      </w:r>
      <w:r w:rsidR="008A4412" w:rsidRPr="001A1571">
        <w:rPr>
          <w:noProof/>
        </w:rPr>
        <w:t xml:space="preserve"> </w:t>
      </w:r>
      <w:r w:rsidRPr="001A1571">
        <w:rPr>
          <w:noProof/>
        </w:rPr>
        <w:br/>
      </w:r>
      <w:r w:rsidR="00DF35F5">
        <w:rPr>
          <w:rFonts w:ascii="Arial" w:hAnsi="Arial" w:cs="Arial"/>
          <w:i/>
          <w:sz w:val="22"/>
          <w:szCs w:val="24"/>
        </w:rPr>
        <w:t xml:space="preserve">&lt;Provide a brief report on your prototype, and especially: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t>
      </w:r>
    </w:p>
    <w:p w14:paraId="1B862F5E" w14:textId="77777777" w:rsidR="001A1571" w:rsidRPr="001A1571" w:rsidRDefault="001A1571" w:rsidP="001A1571"/>
    <w:p w14:paraId="05D3D7E8" w14:textId="77777777" w:rsidR="001A1571" w:rsidRPr="001A1571" w:rsidRDefault="001A1571" w:rsidP="001A1571"/>
    <w:p w14:paraId="2B0E9FF2" w14:textId="77777777" w:rsidR="00ED25DB" w:rsidRPr="005B12E3" w:rsidRDefault="00ED25DB" w:rsidP="00DE1224">
      <w:pPr>
        <w:pStyle w:val="NormaleWeb"/>
        <w:rPr>
          <w:rFonts w:ascii="Arial" w:hAnsi="Arial" w:cs="Arial"/>
          <w:i/>
          <w:sz w:val="22"/>
        </w:rPr>
      </w:pPr>
    </w:p>
    <w:p w14:paraId="6B1AD762" w14:textId="77777777" w:rsidR="00DE1224" w:rsidRPr="002403E1" w:rsidRDefault="00DE1224" w:rsidP="00DE1224">
      <w:pPr>
        <w:rPr>
          <w:rFonts w:ascii="Arial" w:hAnsi="Arial" w:cs="Arial"/>
          <w:bCs/>
          <w:i/>
        </w:rPr>
      </w:pPr>
    </w:p>
    <w:p w14:paraId="7FC5CDF3" w14:textId="77777777" w:rsidR="00DE1224" w:rsidRPr="00DE1224" w:rsidRDefault="00DE1224" w:rsidP="00DE1224"/>
    <w:sectPr w:rsidR="00DE1224" w:rsidRPr="00DE1224" w:rsidSect="00DB7968">
      <w:headerReference w:type="default" r:id="rId40"/>
      <w:footerReference w:type="default" r:id="rId41"/>
      <w:headerReference w:type="first" r:id="rId42"/>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2F1A9" w14:textId="77777777" w:rsidR="00894345" w:rsidRDefault="00894345" w:rsidP="00803511">
      <w:r>
        <w:separator/>
      </w:r>
    </w:p>
  </w:endnote>
  <w:endnote w:type="continuationSeparator" w:id="0">
    <w:p w14:paraId="46E016EC" w14:textId="77777777" w:rsidR="00894345" w:rsidRDefault="00894345"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altName w:val="Verdan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4"/>
      <w:gridCol w:w="7736"/>
    </w:tblGrid>
    <w:tr w:rsidR="00C03D4F" w14:paraId="5DA1FC2F" w14:textId="77777777">
      <w:tc>
        <w:tcPr>
          <w:tcW w:w="918" w:type="dxa"/>
          <w:tcBorders>
            <w:top w:val="single" w:sz="18" w:space="0" w:color="808080" w:themeColor="background1" w:themeShade="80"/>
          </w:tcBorders>
        </w:tcPr>
        <w:p w14:paraId="58AD2F9A" w14:textId="77777777" w:rsidR="00C03D4F" w:rsidRDefault="00C03D4F">
          <w:pPr>
            <w:pStyle w:val="Pidipagina"/>
            <w:jc w:val="right"/>
            <w:rPr>
              <w:b/>
              <w:color w:val="4F81BD" w:themeColor="accent1"/>
              <w:sz w:val="32"/>
              <w:szCs w:val="32"/>
            </w:rPr>
          </w:pPr>
          <w:r>
            <w:fldChar w:fldCharType="begin"/>
          </w:r>
          <w:r>
            <w:instrText xml:space="preserve"> PAGE   \* MERGEFORMAT </w:instrText>
          </w:r>
          <w:r>
            <w:fldChar w:fldCharType="separate"/>
          </w:r>
          <w:r w:rsidR="00DF35F5" w:rsidRPr="00DF35F5">
            <w:rPr>
              <w:b/>
              <w:noProof/>
              <w:color w:val="4F81BD" w:themeColor="accent1"/>
              <w:sz w:val="32"/>
              <w:szCs w:val="32"/>
            </w:rPr>
            <w:t>12</w:t>
          </w:r>
          <w:r>
            <w:fldChar w:fldCharType="end"/>
          </w:r>
        </w:p>
      </w:tc>
      <w:tc>
        <w:tcPr>
          <w:tcW w:w="7938" w:type="dxa"/>
          <w:tcBorders>
            <w:top w:val="single" w:sz="18" w:space="0" w:color="808080" w:themeColor="background1" w:themeShade="80"/>
          </w:tcBorders>
        </w:tcPr>
        <w:p w14:paraId="07081F36" w14:textId="77777777" w:rsidR="00C03D4F" w:rsidRDefault="00C03D4F" w:rsidP="00BD00FA">
          <w:pPr>
            <w:pStyle w:val="Testonotaapidipagina"/>
          </w:pPr>
        </w:p>
      </w:tc>
    </w:tr>
  </w:tbl>
  <w:p w14:paraId="2A547F4D" w14:textId="77777777" w:rsidR="00C03D4F" w:rsidRDefault="00C03D4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F79B9" w14:textId="77777777" w:rsidR="00894345" w:rsidRDefault="00894345" w:rsidP="00803511">
      <w:r>
        <w:separator/>
      </w:r>
    </w:p>
  </w:footnote>
  <w:footnote w:type="continuationSeparator" w:id="0">
    <w:p w14:paraId="5EC8628B" w14:textId="77777777" w:rsidR="00894345" w:rsidRDefault="00894345"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585"/>
      <w:gridCol w:w="2055"/>
    </w:tblGrid>
    <w:tr w:rsidR="00C03D4F" w14:paraId="7AA4C062" w14:textId="77777777" w:rsidTr="003C0719">
      <w:trPr>
        <w:trHeight w:val="288"/>
      </w:trPr>
      <w:tc>
        <w:tcPr>
          <w:tcW w:w="6778" w:type="dxa"/>
          <w:tcBorders>
            <w:bottom w:val="single" w:sz="18" w:space="0" w:color="808080" w:themeColor="background1" w:themeShade="80"/>
          </w:tcBorders>
        </w:tcPr>
        <w:p w14:paraId="22EC1686" w14:textId="77777777" w:rsidR="00C03D4F" w:rsidRDefault="00C03D4F" w:rsidP="00D139F5">
          <w:pPr>
            <w:pStyle w:val="Intestazione"/>
            <w:jc w:val="right"/>
            <w:rPr>
              <w:rFonts w:asciiTheme="majorHAnsi" w:eastAsiaTheme="majorEastAsia" w:hAnsiTheme="majorHAnsi"/>
              <w:sz w:val="36"/>
              <w:szCs w:val="36"/>
            </w:rPr>
          </w:pPr>
          <w:r>
            <w:rPr>
              <w:rFonts w:asciiTheme="majorHAnsi" w:eastAsiaTheme="majorEastAsia" w:hAnsiTheme="majorHAnsi"/>
              <w:sz w:val="36"/>
              <w:szCs w:val="36"/>
              <w:lang w:val="it-IT"/>
            </w:rPr>
            <w:t xml:space="preserve">SE </w:t>
          </w:r>
          <w:proofErr w:type="spellStart"/>
          <w:r>
            <w:rPr>
              <w:rFonts w:asciiTheme="majorHAnsi" w:eastAsiaTheme="majorEastAsia" w:hAnsiTheme="majorHAnsi"/>
              <w:sz w:val="36"/>
              <w:szCs w:val="36"/>
              <w:lang w:val="it-IT"/>
            </w:rPr>
            <w:t>course</w:t>
          </w:r>
          <w:proofErr w:type="spellEnd"/>
          <w:r>
            <w:rPr>
              <w:rFonts w:asciiTheme="majorHAnsi" w:eastAsiaTheme="majorEastAsia" w:hAnsiTheme="majorHAnsi"/>
              <w:sz w:val="36"/>
              <w:szCs w:val="36"/>
              <w:lang w:val="it-IT"/>
            </w:rPr>
            <w:t xml:space="preserve"> – Deliverables</w:t>
          </w:r>
        </w:p>
      </w:tc>
      <w:tc>
        <w:tcPr>
          <w:tcW w:w="2092" w:type="dxa"/>
          <w:tcBorders>
            <w:bottom w:val="single" w:sz="18" w:space="0" w:color="808080" w:themeColor="background1" w:themeShade="80"/>
          </w:tcBorders>
        </w:tcPr>
        <w:p w14:paraId="5628E9F8" w14:textId="77777777" w:rsidR="00C03D4F" w:rsidRDefault="00C03D4F" w:rsidP="00297101">
          <w:pPr>
            <w:pStyle w:val="Intestazione"/>
            <w:rPr>
              <w:rFonts w:asciiTheme="majorHAnsi" w:eastAsiaTheme="majorEastAsia" w:hAnsiTheme="majorHAnsi"/>
              <w:b/>
              <w:bCs/>
              <w:color w:val="4F81BD" w:themeColor="accent1"/>
              <w:sz w:val="36"/>
              <w:szCs w:val="36"/>
            </w:rPr>
          </w:pPr>
          <w:r>
            <w:rPr>
              <w:rFonts w:asciiTheme="majorHAnsi" w:eastAsiaTheme="majorEastAsia" w:hAnsiTheme="majorHAnsi"/>
              <w:b/>
              <w:bCs/>
              <w:sz w:val="36"/>
              <w:szCs w:val="36"/>
            </w:rPr>
            <w:t>201</w:t>
          </w:r>
          <w:r w:rsidR="00233136">
            <w:rPr>
              <w:rFonts w:asciiTheme="majorHAnsi" w:eastAsiaTheme="majorEastAsia" w:hAnsiTheme="majorHAnsi"/>
              <w:b/>
              <w:bCs/>
              <w:sz w:val="36"/>
              <w:szCs w:val="36"/>
            </w:rPr>
            <w:t>9</w:t>
          </w:r>
          <w:r>
            <w:rPr>
              <w:rFonts w:asciiTheme="majorHAnsi" w:eastAsiaTheme="majorEastAsia" w:hAnsiTheme="majorHAnsi"/>
              <w:b/>
              <w:bCs/>
              <w:sz w:val="36"/>
              <w:szCs w:val="36"/>
            </w:rPr>
            <w:t>-20</w:t>
          </w:r>
          <w:r w:rsidR="00233136">
            <w:rPr>
              <w:rFonts w:asciiTheme="majorHAnsi" w:eastAsiaTheme="majorEastAsia" w:hAnsiTheme="majorHAnsi"/>
              <w:b/>
              <w:bCs/>
              <w:sz w:val="36"/>
              <w:szCs w:val="36"/>
            </w:rPr>
            <w:t>20</w:t>
          </w:r>
        </w:p>
      </w:tc>
    </w:tr>
  </w:tbl>
  <w:p w14:paraId="1D756205" w14:textId="77777777" w:rsidR="00C03D4F" w:rsidRDefault="00C03D4F">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85"/>
      <w:gridCol w:w="2055"/>
    </w:tblGrid>
    <w:tr w:rsidR="00C03D4F" w14:paraId="23942A96" w14:textId="77777777" w:rsidTr="003C0719">
      <w:trPr>
        <w:trHeight w:val="288"/>
      </w:trPr>
      <w:tc>
        <w:tcPr>
          <w:tcW w:w="6778" w:type="dxa"/>
          <w:tcBorders>
            <w:bottom w:val="single" w:sz="18" w:space="0" w:color="808080"/>
          </w:tcBorders>
        </w:tcPr>
        <w:p w14:paraId="6EE3619B" w14:textId="77777777" w:rsidR="00C03D4F" w:rsidRPr="00DB7968" w:rsidRDefault="00C03D4F"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2424671B" w14:textId="77777777" w:rsidR="00C03D4F" w:rsidRPr="00DB7968" w:rsidRDefault="00C03D4F" w:rsidP="00BD56BD">
          <w:pPr>
            <w:pStyle w:val="Intestazione"/>
            <w:rPr>
              <w:rFonts w:ascii="Cambria" w:hAnsi="Cambria"/>
              <w:b/>
              <w:bCs/>
              <w:color w:val="4F81BD"/>
              <w:sz w:val="36"/>
              <w:szCs w:val="36"/>
            </w:rPr>
          </w:pPr>
          <w:r w:rsidRPr="00DB7968">
            <w:rPr>
              <w:rFonts w:ascii="Cambria" w:hAnsi="Cambria"/>
              <w:b/>
              <w:bCs/>
              <w:sz w:val="36"/>
              <w:szCs w:val="36"/>
            </w:rPr>
            <w:t>201</w:t>
          </w:r>
          <w:r w:rsidR="00CA33AE">
            <w:rPr>
              <w:rFonts w:ascii="Cambria" w:hAnsi="Cambria"/>
              <w:b/>
              <w:bCs/>
              <w:sz w:val="36"/>
              <w:szCs w:val="36"/>
            </w:rPr>
            <w:t>9</w:t>
          </w:r>
          <w:r>
            <w:rPr>
              <w:rFonts w:ascii="Cambria" w:hAnsi="Cambria"/>
              <w:b/>
              <w:bCs/>
              <w:sz w:val="36"/>
              <w:szCs w:val="36"/>
            </w:rPr>
            <w:t>-20</w:t>
          </w:r>
          <w:r w:rsidR="00CA33AE">
            <w:rPr>
              <w:rFonts w:ascii="Cambria" w:hAnsi="Cambria"/>
              <w:b/>
              <w:bCs/>
              <w:sz w:val="36"/>
              <w:szCs w:val="36"/>
            </w:rPr>
            <w:t>20</w:t>
          </w:r>
        </w:p>
      </w:tc>
    </w:tr>
  </w:tbl>
  <w:p w14:paraId="063283AE" w14:textId="77777777" w:rsidR="00C03D4F" w:rsidRDefault="00C03D4F" w:rsidP="00DB7968">
    <w:pPr>
      <w:pStyle w:val="Intestazione"/>
    </w:pPr>
  </w:p>
  <w:p w14:paraId="5AF24CC0" w14:textId="77777777" w:rsidR="00C03D4F" w:rsidRPr="00DB7968" w:rsidRDefault="00C03D4F"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32605D"/>
    <w:multiLevelType w:val="hybridMultilevel"/>
    <w:tmpl w:val="2FBED62C"/>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 w15:restartNumberingAfterBreak="0">
    <w:nsid w:val="02E06F64"/>
    <w:multiLevelType w:val="hybridMultilevel"/>
    <w:tmpl w:val="615A2C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9473F0"/>
    <w:multiLevelType w:val="multilevel"/>
    <w:tmpl w:val="034830A2"/>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8" w15:restartNumberingAfterBreak="0">
    <w:nsid w:val="166B3835"/>
    <w:multiLevelType w:val="hybridMultilevel"/>
    <w:tmpl w:val="4A1478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69C12C5"/>
    <w:multiLevelType w:val="hybridMultilevel"/>
    <w:tmpl w:val="73F4D7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 w15:restartNumberingAfterBreak="0">
    <w:nsid w:val="1A0B6105"/>
    <w:multiLevelType w:val="multilevel"/>
    <w:tmpl w:val="A498FA6C"/>
    <w:styleLink w:val="WWNum13"/>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1.%2.%3."/>
      <w:lvlJc w:val="right"/>
      <w:pPr>
        <w:ind w:left="2160" w:hanging="180"/>
      </w:pPr>
      <w:rPr>
        <w:rFonts w:cs="Times New Roman"/>
      </w:rPr>
    </w:lvl>
    <w:lvl w:ilvl="3">
      <w:start w:val="1"/>
      <w:numFmt w:val="decimal"/>
      <w:lvlText w:val="%1.%2.%3.%4."/>
      <w:lvlJc w:val="left"/>
      <w:pPr>
        <w:ind w:left="2880" w:hanging="360"/>
      </w:pPr>
      <w:rPr>
        <w:rFonts w:cs="Times New Roman"/>
      </w:rPr>
    </w:lvl>
    <w:lvl w:ilvl="4">
      <w:start w:val="1"/>
      <w:numFmt w:val="lowerLetter"/>
      <w:lvlText w:val="%1.%2.%3.%4.%5."/>
      <w:lvlJc w:val="left"/>
      <w:pPr>
        <w:ind w:left="3600" w:hanging="360"/>
      </w:pPr>
      <w:rPr>
        <w:rFonts w:cs="Times New Roman"/>
      </w:rPr>
    </w:lvl>
    <w:lvl w:ilvl="5">
      <w:start w:val="1"/>
      <w:numFmt w:val="lowerRoman"/>
      <w:lvlText w:val="%1.%2.%3.%4.%5.%6."/>
      <w:lvlJc w:val="right"/>
      <w:pPr>
        <w:ind w:left="4320" w:hanging="180"/>
      </w:pPr>
      <w:rPr>
        <w:rFonts w:cs="Times New Roman"/>
      </w:rPr>
    </w:lvl>
    <w:lvl w:ilvl="6">
      <w:start w:val="1"/>
      <w:numFmt w:val="decimal"/>
      <w:lvlText w:val="%1.%2.%3.%4.%5.%6.%7."/>
      <w:lvlJc w:val="left"/>
      <w:pPr>
        <w:ind w:left="5040" w:hanging="360"/>
      </w:pPr>
      <w:rPr>
        <w:rFonts w:cs="Times New Roman"/>
      </w:rPr>
    </w:lvl>
    <w:lvl w:ilvl="7">
      <w:start w:val="1"/>
      <w:numFmt w:val="lowerLetter"/>
      <w:lvlText w:val="%1.%2.%3.%4.%5.%6.%7.%8."/>
      <w:lvlJc w:val="left"/>
      <w:pPr>
        <w:ind w:left="5760" w:hanging="360"/>
      </w:pPr>
      <w:rPr>
        <w:rFonts w:cs="Times New Roman"/>
      </w:rPr>
    </w:lvl>
    <w:lvl w:ilvl="8">
      <w:start w:val="1"/>
      <w:numFmt w:val="lowerRoman"/>
      <w:lvlText w:val="%1.%2.%3.%4.%5.%6.%7.%8.%9."/>
      <w:lvlJc w:val="right"/>
      <w:pPr>
        <w:ind w:left="6480" w:hanging="180"/>
      </w:pPr>
      <w:rPr>
        <w:rFonts w:cs="Times New Roman"/>
      </w:rPr>
    </w:lvl>
  </w:abstractNum>
  <w:abstractNum w:abstractNumId="11" w15:restartNumberingAfterBreak="0">
    <w:nsid w:val="1CA35A5D"/>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2"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3DB2F1E"/>
    <w:multiLevelType w:val="multilevel"/>
    <w:tmpl w:val="66F2B0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6"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9BD7973"/>
    <w:multiLevelType w:val="hybridMultilevel"/>
    <w:tmpl w:val="2B6C15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AB6456D"/>
    <w:multiLevelType w:val="hybridMultilevel"/>
    <w:tmpl w:val="5380B8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C9A43D2"/>
    <w:multiLevelType w:val="multilevel"/>
    <w:tmpl w:val="305A6D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0" w15:restartNumberingAfterBreak="0">
    <w:nsid w:val="2D7230AD"/>
    <w:multiLevelType w:val="hybridMultilevel"/>
    <w:tmpl w:val="4E2A0C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1054577"/>
    <w:multiLevelType w:val="hybridMultilevel"/>
    <w:tmpl w:val="5F64E7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4" w15:restartNumberingAfterBreak="0">
    <w:nsid w:val="40221858"/>
    <w:multiLevelType w:val="multilevel"/>
    <w:tmpl w:val="3D706B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453535A8"/>
    <w:multiLevelType w:val="multilevel"/>
    <w:tmpl w:val="034830A2"/>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26" w15:restartNumberingAfterBreak="0">
    <w:nsid w:val="483E4647"/>
    <w:multiLevelType w:val="hybridMultilevel"/>
    <w:tmpl w:val="92401DB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98008AB"/>
    <w:multiLevelType w:val="multilevel"/>
    <w:tmpl w:val="51B27FA4"/>
    <w:lvl w:ilvl="0">
      <w:numFmt w:val="bullet"/>
      <w:lvlText w:val="•"/>
      <w:lvlJc w:val="left"/>
      <w:pPr>
        <w:ind w:left="720" w:hanging="360"/>
      </w:pPr>
      <w:rPr>
        <w:rFonts w:ascii="OpenSymbol" w:eastAsia="Times New Roman" w:hAnsi="OpenSymbol"/>
      </w:rPr>
    </w:lvl>
    <w:lvl w:ilvl="1">
      <w:numFmt w:val="bullet"/>
      <w:lvlText w:val="◦"/>
      <w:lvlJc w:val="left"/>
      <w:pPr>
        <w:ind w:left="1080" w:hanging="360"/>
      </w:pPr>
      <w:rPr>
        <w:rFonts w:ascii="OpenSymbol" w:eastAsia="Times New Roman" w:hAnsi="OpenSymbol"/>
      </w:rPr>
    </w:lvl>
    <w:lvl w:ilvl="2">
      <w:numFmt w:val="bullet"/>
      <w:lvlText w:val="▪"/>
      <w:lvlJc w:val="left"/>
      <w:pPr>
        <w:ind w:left="1440" w:hanging="360"/>
      </w:pPr>
      <w:rPr>
        <w:rFonts w:ascii="OpenSymbol" w:eastAsia="Times New Roman" w:hAnsi="OpenSymbol"/>
      </w:rPr>
    </w:lvl>
    <w:lvl w:ilvl="3">
      <w:numFmt w:val="bullet"/>
      <w:lvlText w:val="•"/>
      <w:lvlJc w:val="left"/>
      <w:pPr>
        <w:ind w:left="1800" w:hanging="360"/>
      </w:pPr>
      <w:rPr>
        <w:rFonts w:ascii="OpenSymbol" w:eastAsia="Times New Roman" w:hAnsi="OpenSymbol"/>
      </w:rPr>
    </w:lvl>
    <w:lvl w:ilvl="4">
      <w:numFmt w:val="bullet"/>
      <w:lvlText w:val="◦"/>
      <w:lvlJc w:val="left"/>
      <w:pPr>
        <w:ind w:left="2160" w:hanging="360"/>
      </w:pPr>
      <w:rPr>
        <w:rFonts w:ascii="OpenSymbol" w:eastAsia="Times New Roman" w:hAnsi="OpenSymbol"/>
      </w:rPr>
    </w:lvl>
    <w:lvl w:ilvl="5">
      <w:numFmt w:val="bullet"/>
      <w:lvlText w:val="▪"/>
      <w:lvlJc w:val="left"/>
      <w:pPr>
        <w:ind w:left="2520" w:hanging="360"/>
      </w:pPr>
      <w:rPr>
        <w:rFonts w:ascii="OpenSymbol" w:eastAsia="Times New Roman" w:hAnsi="OpenSymbol"/>
      </w:rPr>
    </w:lvl>
    <w:lvl w:ilvl="6">
      <w:numFmt w:val="bullet"/>
      <w:lvlText w:val="•"/>
      <w:lvlJc w:val="left"/>
      <w:pPr>
        <w:ind w:left="2880" w:hanging="360"/>
      </w:pPr>
      <w:rPr>
        <w:rFonts w:ascii="OpenSymbol" w:eastAsia="Times New Roman" w:hAnsi="OpenSymbol"/>
      </w:rPr>
    </w:lvl>
    <w:lvl w:ilvl="7">
      <w:numFmt w:val="bullet"/>
      <w:lvlText w:val="◦"/>
      <w:lvlJc w:val="left"/>
      <w:pPr>
        <w:ind w:left="3240" w:hanging="360"/>
      </w:pPr>
      <w:rPr>
        <w:rFonts w:ascii="OpenSymbol" w:eastAsia="Times New Roman" w:hAnsi="OpenSymbol"/>
      </w:rPr>
    </w:lvl>
    <w:lvl w:ilvl="8">
      <w:numFmt w:val="bullet"/>
      <w:lvlText w:val="▪"/>
      <w:lvlJc w:val="left"/>
      <w:pPr>
        <w:ind w:left="3600" w:hanging="360"/>
      </w:pPr>
      <w:rPr>
        <w:rFonts w:ascii="OpenSymbol" w:eastAsia="Times New Roman" w:hAnsi="OpenSymbol"/>
      </w:rPr>
    </w:lvl>
  </w:abstractNum>
  <w:abstractNum w:abstractNumId="28" w15:restartNumberingAfterBreak="0">
    <w:nsid w:val="4FAB1FF7"/>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9" w15:restartNumberingAfterBreak="0">
    <w:nsid w:val="51975E68"/>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0"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C352B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7E0C64"/>
    <w:multiLevelType w:val="hybridMultilevel"/>
    <w:tmpl w:val="152694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7FB609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5"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7"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F60084F"/>
    <w:multiLevelType w:val="hybridMultilevel"/>
    <w:tmpl w:val="89F293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FF26AD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40" w15:restartNumberingAfterBreak="0">
    <w:nsid w:val="720E4FFF"/>
    <w:multiLevelType w:val="multilevel"/>
    <w:tmpl w:val="66F2B0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1"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32C2EFE"/>
    <w:multiLevelType w:val="multilevel"/>
    <w:tmpl w:val="F97E0E3A"/>
    <w:styleLink w:val="WWNum12"/>
    <w:lvl w:ilvl="0">
      <w:start w:val="1"/>
      <w:numFmt w:val="decimal"/>
      <w:lvlText w:val="%1."/>
      <w:lvlJc w:val="left"/>
      <w:pPr>
        <w:ind w:left="785" w:hanging="360"/>
      </w:pPr>
      <w:rPr>
        <w:rFonts w:cs="Times New Roman"/>
      </w:rPr>
    </w:lvl>
    <w:lvl w:ilvl="1">
      <w:start w:val="1"/>
      <w:numFmt w:val="lowerLetter"/>
      <w:lvlText w:val="%2."/>
      <w:lvlJc w:val="left"/>
      <w:pPr>
        <w:ind w:left="1505" w:hanging="360"/>
      </w:pPr>
      <w:rPr>
        <w:rFonts w:cs="Times New Roman"/>
      </w:rPr>
    </w:lvl>
    <w:lvl w:ilvl="2">
      <w:start w:val="1"/>
      <w:numFmt w:val="lowerRoman"/>
      <w:lvlText w:val="%1.%2.%3."/>
      <w:lvlJc w:val="right"/>
      <w:pPr>
        <w:ind w:left="2225" w:hanging="180"/>
      </w:pPr>
      <w:rPr>
        <w:rFonts w:cs="Times New Roman"/>
      </w:rPr>
    </w:lvl>
    <w:lvl w:ilvl="3">
      <w:start w:val="1"/>
      <w:numFmt w:val="decimal"/>
      <w:lvlText w:val="%1.%2.%3.%4."/>
      <w:lvlJc w:val="left"/>
      <w:pPr>
        <w:ind w:left="2945" w:hanging="360"/>
      </w:pPr>
      <w:rPr>
        <w:rFonts w:cs="Times New Roman"/>
      </w:rPr>
    </w:lvl>
    <w:lvl w:ilvl="4">
      <w:start w:val="1"/>
      <w:numFmt w:val="lowerLetter"/>
      <w:lvlText w:val="%1.%2.%3.%4.%5."/>
      <w:lvlJc w:val="left"/>
      <w:pPr>
        <w:ind w:left="3665" w:hanging="360"/>
      </w:pPr>
      <w:rPr>
        <w:rFonts w:cs="Times New Roman"/>
      </w:rPr>
    </w:lvl>
    <w:lvl w:ilvl="5">
      <w:start w:val="1"/>
      <w:numFmt w:val="lowerRoman"/>
      <w:lvlText w:val="%1.%2.%3.%4.%5.%6."/>
      <w:lvlJc w:val="right"/>
      <w:pPr>
        <w:ind w:left="4385" w:hanging="180"/>
      </w:pPr>
      <w:rPr>
        <w:rFonts w:cs="Times New Roman"/>
      </w:rPr>
    </w:lvl>
    <w:lvl w:ilvl="6">
      <w:start w:val="1"/>
      <w:numFmt w:val="decimal"/>
      <w:lvlText w:val="%1.%2.%3.%4.%5.%6.%7."/>
      <w:lvlJc w:val="left"/>
      <w:pPr>
        <w:ind w:left="5105" w:hanging="360"/>
      </w:pPr>
      <w:rPr>
        <w:rFonts w:cs="Times New Roman"/>
      </w:rPr>
    </w:lvl>
    <w:lvl w:ilvl="7">
      <w:start w:val="1"/>
      <w:numFmt w:val="lowerLetter"/>
      <w:lvlText w:val="%1.%2.%3.%4.%5.%6.%7.%8."/>
      <w:lvlJc w:val="left"/>
      <w:pPr>
        <w:ind w:left="5825" w:hanging="360"/>
      </w:pPr>
      <w:rPr>
        <w:rFonts w:cs="Times New Roman"/>
      </w:rPr>
    </w:lvl>
    <w:lvl w:ilvl="8">
      <w:start w:val="1"/>
      <w:numFmt w:val="lowerRoman"/>
      <w:lvlText w:val="%1.%2.%3.%4.%5.%6.%7.%8.%9."/>
      <w:lvlJc w:val="right"/>
      <w:pPr>
        <w:ind w:left="6545" w:hanging="180"/>
      </w:pPr>
      <w:rPr>
        <w:rFonts w:cs="Times New Roman"/>
      </w:rPr>
    </w:lvl>
  </w:abstractNum>
  <w:abstractNum w:abstractNumId="43" w15:restartNumberingAfterBreak="0">
    <w:nsid w:val="73B1304F"/>
    <w:multiLevelType w:val="multilevel"/>
    <w:tmpl w:val="F5984D8E"/>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4"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3"/>
  </w:num>
  <w:num w:numId="3">
    <w:abstractNumId w:val="6"/>
  </w:num>
  <w:num w:numId="4">
    <w:abstractNumId w:val="21"/>
  </w:num>
  <w:num w:numId="5">
    <w:abstractNumId w:val="35"/>
  </w:num>
  <w:num w:numId="6">
    <w:abstractNumId w:val="44"/>
  </w:num>
  <w:num w:numId="7">
    <w:abstractNumId w:val="13"/>
  </w:num>
  <w:num w:numId="8">
    <w:abstractNumId w:val="32"/>
  </w:num>
  <w:num w:numId="9">
    <w:abstractNumId w:val="4"/>
  </w:num>
  <w:num w:numId="10">
    <w:abstractNumId w:val="14"/>
  </w:num>
  <w:num w:numId="11">
    <w:abstractNumId w:val="41"/>
  </w:num>
  <w:num w:numId="12">
    <w:abstractNumId w:val="36"/>
  </w:num>
  <w:num w:numId="13">
    <w:abstractNumId w:val="23"/>
  </w:num>
  <w:num w:numId="14">
    <w:abstractNumId w:val="43"/>
  </w:num>
  <w:num w:numId="15">
    <w:abstractNumId w:val="39"/>
  </w:num>
  <w:num w:numId="16">
    <w:abstractNumId w:val="34"/>
  </w:num>
  <w:num w:numId="17">
    <w:abstractNumId w:val="28"/>
  </w:num>
  <w:num w:numId="18">
    <w:abstractNumId w:val="11"/>
  </w:num>
  <w:num w:numId="19">
    <w:abstractNumId w:val="29"/>
  </w:num>
  <w:num w:numId="20">
    <w:abstractNumId w:val="26"/>
  </w:num>
  <w:num w:numId="21">
    <w:abstractNumId w:val="1"/>
  </w:num>
  <w:num w:numId="22">
    <w:abstractNumId w:val="5"/>
  </w:num>
  <w:num w:numId="23">
    <w:abstractNumId w:val="18"/>
  </w:num>
  <w:num w:numId="24">
    <w:abstractNumId w:val="22"/>
  </w:num>
  <w:num w:numId="25">
    <w:abstractNumId w:val="0"/>
  </w:num>
  <w:num w:numId="26">
    <w:abstractNumId w:val="37"/>
  </w:num>
  <w:num w:numId="27">
    <w:abstractNumId w:val="20"/>
  </w:num>
  <w:num w:numId="28">
    <w:abstractNumId w:val="12"/>
  </w:num>
  <w:num w:numId="29">
    <w:abstractNumId w:val="33"/>
  </w:num>
  <w:num w:numId="30">
    <w:abstractNumId w:val="2"/>
  </w:num>
  <w:num w:numId="31">
    <w:abstractNumId w:val="30"/>
  </w:num>
  <w:num w:numId="32">
    <w:abstractNumId w:val="27"/>
  </w:num>
  <w:num w:numId="33">
    <w:abstractNumId w:val="42"/>
  </w:num>
  <w:num w:numId="34">
    <w:abstractNumId w:val="42"/>
    <w:lvlOverride w:ilvl="0">
      <w:startOverride w:val="1"/>
    </w:lvlOverride>
  </w:num>
  <w:num w:numId="35">
    <w:abstractNumId w:val="10"/>
  </w:num>
  <w:num w:numId="36">
    <w:abstractNumId w:val="10"/>
    <w:lvlOverride w:ilvl="0">
      <w:startOverride w:val="1"/>
    </w:lvlOverride>
  </w:num>
  <w:num w:numId="37">
    <w:abstractNumId w:val="19"/>
  </w:num>
  <w:num w:numId="38">
    <w:abstractNumId w:val="40"/>
  </w:num>
  <w:num w:numId="39">
    <w:abstractNumId w:val="17"/>
  </w:num>
  <w:num w:numId="40">
    <w:abstractNumId w:val="7"/>
  </w:num>
  <w:num w:numId="41">
    <w:abstractNumId w:val="24"/>
  </w:num>
  <w:num w:numId="42">
    <w:abstractNumId w:val="8"/>
  </w:num>
  <w:num w:numId="43">
    <w:abstractNumId w:val="31"/>
  </w:num>
  <w:num w:numId="44">
    <w:abstractNumId w:val="25"/>
  </w:num>
  <w:num w:numId="45">
    <w:abstractNumId w:val="38"/>
  </w:num>
  <w:num w:numId="4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ia Masci">
    <w15:presenceInfo w15:providerId="Windows Live" w15:userId="891664468d5532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01"/>
    <w:rsid w:val="000112F1"/>
    <w:rsid w:val="00012031"/>
    <w:rsid w:val="000157E0"/>
    <w:rsid w:val="00015ABF"/>
    <w:rsid w:val="000171E3"/>
    <w:rsid w:val="00017B43"/>
    <w:rsid w:val="0002737C"/>
    <w:rsid w:val="0002750D"/>
    <w:rsid w:val="0004471B"/>
    <w:rsid w:val="00050B77"/>
    <w:rsid w:val="00057398"/>
    <w:rsid w:val="00072E56"/>
    <w:rsid w:val="000743F9"/>
    <w:rsid w:val="00075A43"/>
    <w:rsid w:val="0007667D"/>
    <w:rsid w:val="000779BA"/>
    <w:rsid w:val="00082B1B"/>
    <w:rsid w:val="00083AF4"/>
    <w:rsid w:val="0008524E"/>
    <w:rsid w:val="00086B43"/>
    <w:rsid w:val="00087448"/>
    <w:rsid w:val="000902E9"/>
    <w:rsid w:val="00091C4C"/>
    <w:rsid w:val="00092A29"/>
    <w:rsid w:val="00093B2D"/>
    <w:rsid w:val="0009471B"/>
    <w:rsid w:val="00096380"/>
    <w:rsid w:val="000A01C4"/>
    <w:rsid w:val="000A075D"/>
    <w:rsid w:val="000A162F"/>
    <w:rsid w:val="000A293E"/>
    <w:rsid w:val="000A64B7"/>
    <w:rsid w:val="000A7BD8"/>
    <w:rsid w:val="000C2290"/>
    <w:rsid w:val="000C68E4"/>
    <w:rsid w:val="000D0196"/>
    <w:rsid w:val="000D1D8D"/>
    <w:rsid w:val="000D2549"/>
    <w:rsid w:val="000D4A12"/>
    <w:rsid w:val="000E5708"/>
    <w:rsid w:val="000E7D1F"/>
    <w:rsid w:val="000F5066"/>
    <w:rsid w:val="001003DC"/>
    <w:rsid w:val="00102279"/>
    <w:rsid w:val="00104D88"/>
    <w:rsid w:val="00107EA2"/>
    <w:rsid w:val="00113028"/>
    <w:rsid w:val="00113547"/>
    <w:rsid w:val="00115423"/>
    <w:rsid w:val="00121DB7"/>
    <w:rsid w:val="00122782"/>
    <w:rsid w:val="00126CAA"/>
    <w:rsid w:val="00126DCF"/>
    <w:rsid w:val="001273A7"/>
    <w:rsid w:val="0013609E"/>
    <w:rsid w:val="00141737"/>
    <w:rsid w:val="0015094C"/>
    <w:rsid w:val="00152F02"/>
    <w:rsid w:val="0015426E"/>
    <w:rsid w:val="001676F9"/>
    <w:rsid w:val="00173FF9"/>
    <w:rsid w:val="00190946"/>
    <w:rsid w:val="00193B67"/>
    <w:rsid w:val="00195514"/>
    <w:rsid w:val="00195FD6"/>
    <w:rsid w:val="001A1571"/>
    <w:rsid w:val="001A5F05"/>
    <w:rsid w:val="001B175E"/>
    <w:rsid w:val="001B1DDA"/>
    <w:rsid w:val="001B2D00"/>
    <w:rsid w:val="001B5579"/>
    <w:rsid w:val="001C2D6E"/>
    <w:rsid w:val="001C569A"/>
    <w:rsid w:val="001E2817"/>
    <w:rsid w:val="001F2797"/>
    <w:rsid w:val="001F4274"/>
    <w:rsid w:val="001F5A22"/>
    <w:rsid w:val="001F5AF2"/>
    <w:rsid w:val="00201F38"/>
    <w:rsid w:val="00203B5E"/>
    <w:rsid w:val="002040E9"/>
    <w:rsid w:val="0021792E"/>
    <w:rsid w:val="00223DE5"/>
    <w:rsid w:val="00230CB0"/>
    <w:rsid w:val="00232E96"/>
    <w:rsid w:val="00233136"/>
    <w:rsid w:val="002400B0"/>
    <w:rsid w:val="002403E1"/>
    <w:rsid w:val="00240A4A"/>
    <w:rsid w:val="0024158F"/>
    <w:rsid w:val="00244019"/>
    <w:rsid w:val="00250185"/>
    <w:rsid w:val="002517CD"/>
    <w:rsid w:val="002559B4"/>
    <w:rsid w:val="00257795"/>
    <w:rsid w:val="00261CCF"/>
    <w:rsid w:val="002623E0"/>
    <w:rsid w:val="00263553"/>
    <w:rsid w:val="00263EFB"/>
    <w:rsid w:val="00267A4A"/>
    <w:rsid w:val="00281025"/>
    <w:rsid w:val="00283C08"/>
    <w:rsid w:val="002926CA"/>
    <w:rsid w:val="0029376E"/>
    <w:rsid w:val="00297101"/>
    <w:rsid w:val="002A1A35"/>
    <w:rsid w:val="002A5DE3"/>
    <w:rsid w:val="002A7E73"/>
    <w:rsid w:val="002B0AA8"/>
    <w:rsid w:val="002B14BA"/>
    <w:rsid w:val="002B3745"/>
    <w:rsid w:val="002C13DB"/>
    <w:rsid w:val="002C5B9E"/>
    <w:rsid w:val="002C6B16"/>
    <w:rsid w:val="002D64A2"/>
    <w:rsid w:val="002D7230"/>
    <w:rsid w:val="002D74BF"/>
    <w:rsid w:val="002E0E04"/>
    <w:rsid w:val="002F3897"/>
    <w:rsid w:val="002F4FB7"/>
    <w:rsid w:val="002F79DF"/>
    <w:rsid w:val="00302D71"/>
    <w:rsid w:val="003046D0"/>
    <w:rsid w:val="0030508D"/>
    <w:rsid w:val="003130A9"/>
    <w:rsid w:val="00314CB8"/>
    <w:rsid w:val="00336935"/>
    <w:rsid w:val="00341227"/>
    <w:rsid w:val="00342CA3"/>
    <w:rsid w:val="003432B9"/>
    <w:rsid w:val="00350E5F"/>
    <w:rsid w:val="003511B0"/>
    <w:rsid w:val="00352134"/>
    <w:rsid w:val="00354D11"/>
    <w:rsid w:val="003612FA"/>
    <w:rsid w:val="003615B5"/>
    <w:rsid w:val="00367BA2"/>
    <w:rsid w:val="0037089A"/>
    <w:rsid w:val="00374CA7"/>
    <w:rsid w:val="00377348"/>
    <w:rsid w:val="00383BEF"/>
    <w:rsid w:val="003900CF"/>
    <w:rsid w:val="003A4596"/>
    <w:rsid w:val="003A5C53"/>
    <w:rsid w:val="003A6D5F"/>
    <w:rsid w:val="003B4C9C"/>
    <w:rsid w:val="003C0719"/>
    <w:rsid w:val="003C1370"/>
    <w:rsid w:val="003C2C95"/>
    <w:rsid w:val="003C479B"/>
    <w:rsid w:val="003D2B79"/>
    <w:rsid w:val="003D7CD3"/>
    <w:rsid w:val="003E0E88"/>
    <w:rsid w:val="003F14C9"/>
    <w:rsid w:val="003F2F98"/>
    <w:rsid w:val="00400E68"/>
    <w:rsid w:val="0040122F"/>
    <w:rsid w:val="00403D74"/>
    <w:rsid w:val="00407EAD"/>
    <w:rsid w:val="00412357"/>
    <w:rsid w:val="00414173"/>
    <w:rsid w:val="00417BC7"/>
    <w:rsid w:val="00421BA6"/>
    <w:rsid w:val="00427F44"/>
    <w:rsid w:val="00430BE7"/>
    <w:rsid w:val="00432D65"/>
    <w:rsid w:val="004368DF"/>
    <w:rsid w:val="0044129E"/>
    <w:rsid w:val="00442B4F"/>
    <w:rsid w:val="00443ACF"/>
    <w:rsid w:val="00443D46"/>
    <w:rsid w:val="00447042"/>
    <w:rsid w:val="00447404"/>
    <w:rsid w:val="00447A30"/>
    <w:rsid w:val="0045527D"/>
    <w:rsid w:val="00463E4C"/>
    <w:rsid w:val="00466217"/>
    <w:rsid w:val="00471B01"/>
    <w:rsid w:val="0047226A"/>
    <w:rsid w:val="004738E4"/>
    <w:rsid w:val="00473EF7"/>
    <w:rsid w:val="004820EA"/>
    <w:rsid w:val="00482E02"/>
    <w:rsid w:val="00485EFF"/>
    <w:rsid w:val="00487578"/>
    <w:rsid w:val="0049241F"/>
    <w:rsid w:val="004A222D"/>
    <w:rsid w:val="004A2F4C"/>
    <w:rsid w:val="004A4C72"/>
    <w:rsid w:val="004A7552"/>
    <w:rsid w:val="004B5F92"/>
    <w:rsid w:val="004C05A2"/>
    <w:rsid w:val="004C52AB"/>
    <w:rsid w:val="004C5DB4"/>
    <w:rsid w:val="004D055C"/>
    <w:rsid w:val="004D4989"/>
    <w:rsid w:val="004E170C"/>
    <w:rsid w:val="004E269D"/>
    <w:rsid w:val="004E3409"/>
    <w:rsid w:val="004E5AAC"/>
    <w:rsid w:val="004F51FA"/>
    <w:rsid w:val="004F7E6E"/>
    <w:rsid w:val="00500601"/>
    <w:rsid w:val="00504DD6"/>
    <w:rsid w:val="00507638"/>
    <w:rsid w:val="00513A1E"/>
    <w:rsid w:val="00517C9A"/>
    <w:rsid w:val="005223C4"/>
    <w:rsid w:val="00530F94"/>
    <w:rsid w:val="00532021"/>
    <w:rsid w:val="00534B30"/>
    <w:rsid w:val="00537D07"/>
    <w:rsid w:val="00540147"/>
    <w:rsid w:val="0054522B"/>
    <w:rsid w:val="005522AC"/>
    <w:rsid w:val="005524C1"/>
    <w:rsid w:val="00560C6F"/>
    <w:rsid w:val="005812E3"/>
    <w:rsid w:val="00585B5D"/>
    <w:rsid w:val="00591FE5"/>
    <w:rsid w:val="005B12E3"/>
    <w:rsid w:val="005B263E"/>
    <w:rsid w:val="005B28BE"/>
    <w:rsid w:val="005B2F70"/>
    <w:rsid w:val="005B6770"/>
    <w:rsid w:val="005C5C02"/>
    <w:rsid w:val="005C66D9"/>
    <w:rsid w:val="005D310D"/>
    <w:rsid w:val="005D369E"/>
    <w:rsid w:val="005D6D61"/>
    <w:rsid w:val="005D7B13"/>
    <w:rsid w:val="005E1837"/>
    <w:rsid w:val="005E1E2A"/>
    <w:rsid w:val="005E3D8C"/>
    <w:rsid w:val="005F4CCD"/>
    <w:rsid w:val="006018F4"/>
    <w:rsid w:val="006024AF"/>
    <w:rsid w:val="0061156C"/>
    <w:rsid w:val="006135E9"/>
    <w:rsid w:val="006235AD"/>
    <w:rsid w:val="00631522"/>
    <w:rsid w:val="006433FC"/>
    <w:rsid w:val="006478FC"/>
    <w:rsid w:val="00653404"/>
    <w:rsid w:val="00655E02"/>
    <w:rsid w:val="00661830"/>
    <w:rsid w:val="006640A7"/>
    <w:rsid w:val="00666B01"/>
    <w:rsid w:val="00667A1A"/>
    <w:rsid w:val="0067052D"/>
    <w:rsid w:val="00673C86"/>
    <w:rsid w:val="006750E4"/>
    <w:rsid w:val="00675622"/>
    <w:rsid w:val="006806D7"/>
    <w:rsid w:val="0068189B"/>
    <w:rsid w:val="00684B75"/>
    <w:rsid w:val="00685728"/>
    <w:rsid w:val="0069716B"/>
    <w:rsid w:val="0069797B"/>
    <w:rsid w:val="006B3EE4"/>
    <w:rsid w:val="006D2B66"/>
    <w:rsid w:val="006D43C1"/>
    <w:rsid w:val="006F107E"/>
    <w:rsid w:val="006F76A4"/>
    <w:rsid w:val="00700C34"/>
    <w:rsid w:val="007029B0"/>
    <w:rsid w:val="00710F12"/>
    <w:rsid w:val="007123C5"/>
    <w:rsid w:val="00712457"/>
    <w:rsid w:val="00713197"/>
    <w:rsid w:val="0072071D"/>
    <w:rsid w:val="00722924"/>
    <w:rsid w:val="00740E55"/>
    <w:rsid w:val="0074333C"/>
    <w:rsid w:val="0074347E"/>
    <w:rsid w:val="00743B04"/>
    <w:rsid w:val="00744EE9"/>
    <w:rsid w:val="0075451D"/>
    <w:rsid w:val="0075497C"/>
    <w:rsid w:val="007568C4"/>
    <w:rsid w:val="007603E0"/>
    <w:rsid w:val="00766F28"/>
    <w:rsid w:val="00767547"/>
    <w:rsid w:val="007700B8"/>
    <w:rsid w:val="007709B6"/>
    <w:rsid w:val="007762B7"/>
    <w:rsid w:val="00785B99"/>
    <w:rsid w:val="007A0990"/>
    <w:rsid w:val="007A54CF"/>
    <w:rsid w:val="007A5EF1"/>
    <w:rsid w:val="007A7871"/>
    <w:rsid w:val="007B2A67"/>
    <w:rsid w:val="007B2EF5"/>
    <w:rsid w:val="007B35E8"/>
    <w:rsid w:val="007C0F79"/>
    <w:rsid w:val="007C588F"/>
    <w:rsid w:val="007D3CFB"/>
    <w:rsid w:val="007D5861"/>
    <w:rsid w:val="007E02BF"/>
    <w:rsid w:val="007F3A09"/>
    <w:rsid w:val="007F748F"/>
    <w:rsid w:val="00802FCF"/>
    <w:rsid w:val="00803511"/>
    <w:rsid w:val="00810290"/>
    <w:rsid w:val="00812BAE"/>
    <w:rsid w:val="00820656"/>
    <w:rsid w:val="008224AD"/>
    <w:rsid w:val="00822FAC"/>
    <w:rsid w:val="008265DE"/>
    <w:rsid w:val="0083263A"/>
    <w:rsid w:val="00837E2C"/>
    <w:rsid w:val="00840FC3"/>
    <w:rsid w:val="00842E15"/>
    <w:rsid w:val="00846060"/>
    <w:rsid w:val="008465A5"/>
    <w:rsid w:val="00852B59"/>
    <w:rsid w:val="008544DC"/>
    <w:rsid w:val="008665BA"/>
    <w:rsid w:val="008666AC"/>
    <w:rsid w:val="00871682"/>
    <w:rsid w:val="0087221B"/>
    <w:rsid w:val="00875C35"/>
    <w:rsid w:val="00881C53"/>
    <w:rsid w:val="00886CE6"/>
    <w:rsid w:val="00890EB8"/>
    <w:rsid w:val="00894119"/>
    <w:rsid w:val="00894345"/>
    <w:rsid w:val="008A1BC8"/>
    <w:rsid w:val="008A4412"/>
    <w:rsid w:val="008A4DE7"/>
    <w:rsid w:val="008B1DE1"/>
    <w:rsid w:val="008B3D43"/>
    <w:rsid w:val="008B4EAA"/>
    <w:rsid w:val="008B4FA7"/>
    <w:rsid w:val="008C2141"/>
    <w:rsid w:val="008C43BF"/>
    <w:rsid w:val="008D19AF"/>
    <w:rsid w:val="008D6BC9"/>
    <w:rsid w:val="008E06DD"/>
    <w:rsid w:val="008E1E31"/>
    <w:rsid w:val="008E582C"/>
    <w:rsid w:val="008F7B36"/>
    <w:rsid w:val="00901370"/>
    <w:rsid w:val="00901C04"/>
    <w:rsid w:val="0090262F"/>
    <w:rsid w:val="00904376"/>
    <w:rsid w:val="00904ADD"/>
    <w:rsid w:val="00905517"/>
    <w:rsid w:val="00905FC3"/>
    <w:rsid w:val="00912662"/>
    <w:rsid w:val="009131BF"/>
    <w:rsid w:val="00914050"/>
    <w:rsid w:val="0091609C"/>
    <w:rsid w:val="00917858"/>
    <w:rsid w:val="00923FE6"/>
    <w:rsid w:val="00930DC1"/>
    <w:rsid w:val="00934699"/>
    <w:rsid w:val="00941284"/>
    <w:rsid w:val="009416B2"/>
    <w:rsid w:val="00943593"/>
    <w:rsid w:val="0094511E"/>
    <w:rsid w:val="00946403"/>
    <w:rsid w:val="0095318A"/>
    <w:rsid w:val="0096349E"/>
    <w:rsid w:val="00964177"/>
    <w:rsid w:val="00967FC8"/>
    <w:rsid w:val="009835BD"/>
    <w:rsid w:val="00993BC3"/>
    <w:rsid w:val="009A71EE"/>
    <w:rsid w:val="009B5939"/>
    <w:rsid w:val="009C1F6B"/>
    <w:rsid w:val="009D4DB4"/>
    <w:rsid w:val="009D4FB4"/>
    <w:rsid w:val="009E3A6D"/>
    <w:rsid w:val="009E57B2"/>
    <w:rsid w:val="009E5EA0"/>
    <w:rsid w:val="009F1552"/>
    <w:rsid w:val="009F5C7C"/>
    <w:rsid w:val="00A019FC"/>
    <w:rsid w:val="00A01CBA"/>
    <w:rsid w:val="00A02E30"/>
    <w:rsid w:val="00A049C2"/>
    <w:rsid w:val="00A209D7"/>
    <w:rsid w:val="00A216EA"/>
    <w:rsid w:val="00A21751"/>
    <w:rsid w:val="00A23A30"/>
    <w:rsid w:val="00A26200"/>
    <w:rsid w:val="00A2698A"/>
    <w:rsid w:val="00A36BED"/>
    <w:rsid w:val="00A414D2"/>
    <w:rsid w:val="00A42511"/>
    <w:rsid w:val="00A42FDF"/>
    <w:rsid w:val="00A47A97"/>
    <w:rsid w:val="00A5242D"/>
    <w:rsid w:val="00A52D1C"/>
    <w:rsid w:val="00A67260"/>
    <w:rsid w:val="00A7042E"/>
    <w:rsid w:val="00A823B0"/>
    <w:rsid w:val="00A83FB3"/>
    <w:rsid w:val="00A91107"/>
    <w:rsid w:val="00A935BE"/>
    <w:rsid w:val="00A938BA"/>
    <w:rsid w:val="00A93918"/>
    <w:rsid w:val="00A96460"/>
    <w:rsid w:val="00AA093D"/>
    <w:rsid w:val="00AA3729"/>
    <w:rsid w:val="00AB0015"/>
    <w:rsid w:val="00AB2C41"/>
    <w:rsid w:val="00AC6DF4"/>
    <w:rsid w:val="00AD554A"/>
    <w:rsid w:val="00AD5953"/>
    <w:rsid w:val="00AE1092"/>
    <w:rsid w:val="00AE68D8"/>
    <w:rsid w:val="00AF32A0"/>
    <w:rsid w:val="00AF6D9B"/>
    <w:rsid w:val="00B011BF"/>
    <w:rsid w:val="00B03715"/>
    <w:rsid w:val="00B05ADC"/>
    <w:rsid w:val="00B15731"/>
    <w:rsid w:val="00B1688B"/>
    <w:rsid w:val="00B17D1D"/>
    <w:rsid w:val="00B36E33"/>
    <w:rsid w:val="00B50F1B"/>
    <w:rsid w:val="00B533FF"/>
    <w:rsid w:val="00B60C0C"/>
    <w:rsid w:val="00B628F4"/>
    <w:rsid w:val="00B70751"/>
    <w:rsid w:val="00B73A94"/>
    <w:rsid w:val="00B748D6"/>
    <w:rsid w:val="00BA2912"/>
    <w:rsid w:val="00BB1A8B"/>
    <w:rsid w:val="00BB52C8"/>
    <w:rsid w:val="00BC0350"/>
    <w:rsid w:val="00BC053D"/>
    <w:rsid w:val="00BC1A57"/>
    <w:rsid w:val="00BD00FA"/>
    <w:rsid w:val="00BD010F"/>
    <w:rsid w:val="00BD4C2A"/>
    <w:rsid w:val="00BD56BD"/>
    <w:rsid w:val="00BD5870"/>
    <w:rsid w:val="00BD6C0A"/>
    <w:rsid w:val="00BE4542"/>
    <w:rsid w:val="00BE5EA7"/>
    <w:rsid w:val="00BF5598"/>
    <w:rsid w:val="00BF620D"/>
    <w:rsid w:val="00C02C14"/>
    <w:rsid w:val="00C02FE7"/>
    <w:rsid w:val="00C03D4F"/>
    <w:rsid w:val="00C1496A"/>
    <w:rsid w:val="00C2329D"/>
    <w:rsid w:val="00C2378D"/>
    <w:rsid w:val="00C26784"/>
    <w:rsid w:val="00C37553"/>
    <w:rsid w:val="00C37CA0"/>
    <w:rsid w:val="00C442B2"/>
    <w:rsid w:val="00C458E8"/>
    <w:rsid w:val="00C462D4"/>
    <w:rsid w:val="00C53093"/>
    <w:rsid w:val="00C644BB"/>
    <w:rsid w:val="00C72AF3"/>
    <w:rsid w:val="00C738D0"/>
    <w:rsid w:val="00C757E2"/>
    <w:rsid w:val="00C75C4A"/>
    <w:rsid w:val="00C76E64"/>
    <w:rsid w:val="00C8179D"/>
    <w:rsid w:val="00C83080"/>
    <w:rsid w:val="00C8318E"/>
    <w:rsid w:val="00C84CE2"/>
    <w:rsid w:val="00C928C9"/>
    <w:rsid w:val="00C94E90"/>
    <w:rsid w:val="00C96A50"/>
    <w:rsid w:val="00C975CD"/>
    <w:rsid w:val="00CA33AE"/>
    <w:rsid w:val="00CA3E4B"/>
    <w:rsid w:val="00CB3933"/>
    <w:rsid w:val="00CC19C2"/>
    <w:rsid w:val="00CC2077"/>
    <w:rsid w:val="00CC2939"/>
    <w:rsid w:val="00CD090D"/>
    <w:rsid w:val="00CD32C5"/>
    <w:rsid w:val="00CD4C98"/>
    <w:rsid w:val="00CD7017"/>
    <w:rsid w:val="00CE15D8"/>
    <w:rsid w:val="00CE3CD2"/>
    <w:rsid w:val="00CE4FC3"/>
    <w:rsid w:val="00CF3DB8"/>
    <w:rsid w:val="00D0716A"/>
    <w:rsid w:val="00D071D6"/>
    <w:rsid w:val="00D12F08"/>
    <w:rsid w:val="00D13962"/>
    <w:rsid w:val="00D139F5"/>
    <w:rsid w:val="00D23395"/>
    <w:rsid w:val="00D379CD"/>
    <w:rsid w:val="00D37BC0"/>
    <w:rsid w:val="00D47054"/>
    <w:rsid w:val="00D56439"/>
    <w:rsid w:val="00D564D3"/>
    <w:rsid w:val="00D6056F"/>
    <w:rsid w:val="00D62A5B"/>
    <w:rsid w:val="00D63260"/>
    <w:rsid w:val="00D6514E"/>
    <w:rsid w:val="00D6736E"/>
    <w:rsid w:val="00D676CE"/>
    <w:rsid w:val="00D71231"/>
    <w:rsid w:val="00D74019"/>
    <w:rsid w:val="00D77AC5"/>
    <w:rsid w:val="00D8062D"/>
    <w:rsid w:val="00D80C17"/>
    <w:rsid w:val="00D8276E"/>
    <w:rsid w:val="00D92318"/>
    <w:rsid w:val="00D93426"/>
    <w:rsid w:val="00D943F3"/>
    <w:rsid w:val="00DB327C"/>
    <w:rsid w:val="00DB7968"/>
    <w:rsid w:val="00DC275E"/>
    <w:rsid w:val="00DC28CA"/>
    <w:rsid w:val="00DC521F"/>
    <w:rsid w:val="00DC7840"/>
    <w:rsid w:val="00DD4853"/>
    <w:rsid w:val="00DD4C46"/>
    <w:rsid w:val="00DD7C24"/>
    <w:rsid w:val="00DE1224"/>
    <w:rsid w:val="00DE2014"/>
    <w:rsid w:val="00DE2928"/>
    <w:rsid w:val="00DE4D4C"/>
    <w:rsid w:val="00DE4FD9"/>
    <w:rsid w:val="00DF0AD3"/>
    <w:rsid w:val="00DF1C21"/>
    <w:rsid w:val="00DF35F5"/>
    <w:rsid w:val="00DF42DF"/>
    <w:rsid w:val="00E02097"/>
    <w:rsid w:val="00E0268A"/>
    <w:rsid w:val="00E04CD9"/>
    <w:rsid w:val="00E0553F"/>
    <w:rsid w:val="00E13DBB"/>
    <w:rsid w:val="00E14F3E"/>
    <w:rsid w:val="00E15E67"/>
    <w:rsid w:val="00E17957"/>
    <w:rsid w:val="00E17C40"/>
    <w:rsid w:val="00E22351"/>
    <w:rsid w:val="00E27C5F"/>
    <w:rsid w:val="00E33056"/>
    <w:rsid w:val="00E37445"/>
    <w:rsid w:val="00E37AC3"/>
    <w:rsid w:val="00E41021"/>
    <w:rsid w:val="00E4636F"/>
    <w:rsid w:val="00E50128"/>
    <w:rsid w:val="00E504CE"/>
    <w:rsid w:val="00E55594"/>
    <w:rsid w:val="00E5639C"/>
    <w:rsid w:val="00E727E4"/>
    <w:rsid w:val="00E730DE"/>
    <w:rsid w:val="00E75697"/>
    <w:rsid w:val="00E8133B"/>
    <w:rsid w:val="00E921D2"/>
    <w:rsid w:val="00E95440"/>
    <w:rsid w:val="00E954BB"/>
    <w:rsid w:val="00EA2FB8"/>
    <w:rsid w:val="00EA336D"/>
    <w:rsid w:val="00EA45A7"/>
    <w:rsid w:val="00EA6958"/>
    <w:rsid w:val="00EB1042"/>
    <w:rsid w:val="00EB4604"/>
    <w:rsid w:val="00EC7A0C"/>
    <w:rsid w:val="00ED0CA0"/>
    <w:rsid w:val="00ED177C"/>
    <w:rsid w:val="00ED25DB"/>
    <w:rsid w:val="00ED2CA5"/>
    <w:rsid w:val="00ED46F1"/>
    <w:rsid w:val="00ED5BFF"/>
    <w:rsid w:val="00EE049E"/>
    <w:rsid w:val="00EE12A2"/>
    <w:rsid w:val="00EE5B22"/>
    <w:rsid w:val="00EE631D"/>
    <w:rsid w:val="00EF4388"/>
    <w:rsid w:val="00EF4E94"/>
    <w:rsid w:val="00EF4EC6"/>
    <w:rsid w:val="00F02796"/>
    <w:rsid w:val="00F048C7"/>
    <w:rsid w:val="00F06892"/>
    <w:rsid w:val="00F1060E"/>
    <w:rsid w:val="00F1424B"/>
    <w:rsid w:val="00F21B27"/>
    <w:rsid w:val="00F225C2"/>
    <w:rsid w:val="00F26B3E"/>
    <w:rsid w:val="00F30B73"/>
    <w:rsid w:val="00F3179D"/>
    <w:rsid w:val="00F33BF8"/>
    <w:rsid w:val="00F4399E"/>
    <w:rsid w:val="00F46A55"/>
    <w:rsid w:val="00F53B58"/>
    <w:rsid w:val="00F56318"/>
    <w:rsid w:val="00F61291"/>
    <w:rsid w:val="00F62050"/>
    <w:rsid w:val="00F65D77"/>
    <w:rsid w:val="00F74B93"/>
    <w:rsid w:val="00F80068"/>
    <w:rsid w:val="00F8294B"/>
    <w:rsid w:val="00F82CA0"/>
    <w:rsid w:val="00F91224"/>
    <w:rsid w:val="00F91EFF"/>
    <w:rsid w:val="00F9352B"/>
    <w:rsid w:val="00F93FEB"/>
    <w:rsid w:val="00F9668C"/>
    <w:rsid w:val="00FB01EB"/>
    <w:rsid w:val="00FB07A4"/>
    <w:rsid w:val="00FC3499"/>
    <w:rsid w:val="00FC46D7"/>
    <w:rsid w:val="00FD041D"/>
    <w:rsid w:val="00FD1639"/>
    <w:rsid w:val="00FE44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B519428"/>
  <w14:defaultImageDpi w14:val="0"/>
  <w15:docId w15:val="{5A6089A6-C5BB-8A48-AE74-7C2C388E3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uiPriority="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basedOn w:val="Carpredefinitoparagrafo"/>
    <w:link w:val="Titolo2"/>
    <w:uiPriority w:val="9"/>
    <w:semiHidden/>
    <w:locked/>
    <w:rPr>
      <w:rFonts w:ascii="Cambria" w:hAnsi="Cambria" w:cs="Times New Roman"/>
      <w:b/>
      <w:bCs/>
      <w:i/>
      <w:i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basedOn w:val="Carpredefinitoparagrafo"/>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basedOn w:val="Carpredefinitoparagrafo"/>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basedOn w:val="Carpredefinitoparagrafo"/>
    <w:link w:val="Testonotaapidipagina"/>
    <w:uiPriority w:val="99"/>
    <w:semiHidden/>
    <w:locked/>
    <w:rsid w:val="00A36BED"/>
    <w:rPr>
      <w:rFonts w:cs="Times New Roman"/>
      <w:lang w:val="en-US" w:eastAsia="en-US"/>
    </w:rPr>
  </w:style>
  <w:style w:type="character" w:styleId="Rimandonotaapidipagina">
    <w:name w:val="footnote reference"/>
    <w:basedOn w:val="Carpredefinitoparagrafo"/>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basedOn w:val="Carpredefinitoparagrafo"/>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basedOn w:val="Carpredefinitoparagrafo"/>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CA33AE"/>
    <w:pPr>
      <w:ind w:left="240" w:hanging="240"/>
    </w:pPr>
  </w:style>
  <w:style w:type="paragraph" w:customStyle="1" w:styleId="Standard">
    <w:name w:val="Standard"/>
    <w:rsid w:val="00C75C4A"/>
    <w:pPr>
      <w:widowControl w:val="0"/>
      <w:suppressAutoHyphens/>
      <w:autoSpaceDN w:val="0"/>
      <w:textAlignment w:val="baseline"/>
    </w:pPr>
    <w:rPr>
      <w:rFonts w:ascii="Calibri" w:hAnsi="Calibri" w:cs="Calibri"/>
      <w:kern w:val="3"/>
      <w:sz w:val="24"/>
      <w:szCs w:val="24"/>
      <w:lang w:bidi="hi-IN"/>
    </w:rPr>
  </w:style>
  <w:style w:type="character" w:customStyle="1" w:styleId="RTFNum29">
    <w:name w:val="RTF_Num 2 9"/>
    <w:rsid w:val="00901C04"/>
  </w:style>
  <w:style w:type="numbering" w:customStyle="1" w:styleId="WWNum13">
    <w:name w:val="WWNum13"/>
    <w:pPr>
      <w:numPr>
        <w:numId w:val="35"/>
      </w:numPr>
    </w:pPr>
  </w:style>
  <w:style w:type="numbering" w:customStyle="1" w:styleId="WWNum12">
    <w:name w:val="WWNum12"/>
    <w:pPr>
      <w:numPr>
        <w:numId w:val="33"/>
      </w:numPr>
    </w:pPr>
  </w:style>
  <w:style w:type="paragraph" w:styleId="Revisione">
    <w:name w:val="Revision"/>
    <w:hidden/>
    <w:uiPriority w:val="99"/>
    <w:semiHidden/>
    <w:rsid w:val="002F3897"/>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148683">
      <w:bodyDiv w:val="1"/>
      <w:marLeft w:val="0"/>
      <w:marRight w:val="0"/>
      <w:marTop w:val="0"/>
      <w:marBottom w:val="0"/>
      <w:divBdr>
        <w:top w:val="none" w:sz="0" w:space="0" w:color="auto"/>
        <w:left w:val="none" w:sz="0" w:space="0" w:color="auto"/>
        <w:bottom w:val="none" w:sz="0" w:space="0" w:color="auto"/>
        <w:right w:val="none" w:sz="0" w:space="0" w:color="auto"/>
      </w:divBdr>
    </w:div>
    <w:div w:id="1445729922">
      <w:bodyDiv w:val="1"/>
      <w:marLeft w:val="0"/>
      <w:marRight w:val="0"/>
      <w:marTop w:val="0"/>
      <w:marBottom w:val="0"/>
      <w:divBdr>
        <w:top w:val="none" w:sz="0" w:space="0" w:color="auto"/>
        <w:left w:val="none" w:sz="0" w:space="0" w:color="auto"/>
        <w:bottom w:val="none" w:sz="0" w:space="0" w:color="auto"/>
        <w:right w:val="none" w:sz="0" w:space="0" w:color="auto"/>
      </w:divBdr>
    </w:div>
    <w:div w:id="214626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472</TotalTime>
  <Pages>33</Pages>
  <Words>4272</Words>
  <Characters>27666</Characters>
  <Application>Microsoft Office Word</Application>
  <DocSecurity>0</DocSecurity>
  <Lines>230</Lines>
  <Paragraphs>63</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31875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Mattia Masci</dc:creator>
  <cp:keywords/>
  <dc:description/>
  <cp:lastModifiedBy>Mattia Masci</cp:lastModifiedBy>
  <cp:revision>212</cp:revision>
  <dcterms:created xsi:type="dcterms:W3CDTF">2019-12-05T21:54:00Z</dcterms:created>
  <dcterms:modified xsi:type="dcterms:W3CDTF">2019-12-22T20:23:00Z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